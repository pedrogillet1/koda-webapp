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AAC34" w14:textId="77777777" w:rsidR="00E055D3" w:rsidRDefault="00E055D3" w:rsidP="00E055D3">
      <w:pPr>
        <w:spacing w:before="100" w:beforeAutospacing="1" w:after="100" w:afterAutospacing="1"/>
        <w:jc w:val="center"/>
        <w:outlineLvl w:val="3"/>
        <w:rPr>
          <w:rFonts w:ascii="Arial" w:hAnsi="Arial" w:cs="Arial"/>
          <w:b/>
          <w:bCs/>
          <w:color w:val="1F1F1F"/>
          <w:sz w:val="30"/>
          <w:szCs w:val="30"/>
        </w:rPr>
      </w:pPr>
      <w:r w:rsidRPr="00E055D3">
        <w:rPr>
          <w:rFonts w:ascii="Arial" w:hAnsi="Arial" w:cs="Arial"/>
          <w:b/>
          <w:bCs/>
          <w:color w:val="1F1F1F"/>
          <w:sz w:val="30"/>
          <w:szCs w:val="30"/>
        </w:rPr>
        <w:t>Supplementary material</w:t>
      </w:r>
    </w:p>
    <w:p w14:paraId="200B94E7" w14:textId="77777777" w:rsidR="000D47DF" w:rsidRPr="000D47DF" w:rsidRDefault="000D47DF" w:rsidP="000D47DF">
      <w:pPr>
        <w:widowControl w:val="0"/>
        <w:spacing w:line="480" w:lineRule="auto"/>
        <w:ind w:firstLine="567"/>
        <w:jc w:val="center"/>
        <w:rPr>
          <w:rFonts w:cs="Times New Roman"/>
          <w:b/>
          <w:bCs/>
          <w:sz w:val="28"/>
          <w:lang w:val="en-GB"/>
        </w:rPr>
      </w:pPr>
      <w:bookmarkStart w:id="0" w:name="_Hlk181479842"/>
      <w:r w:rsidRPr="000D47DF">
        <w:rPr>
          <w:rFonts w:cs="Times New Roman"/>
          <w:b/>
          <w:bCs/>
          <w:sz w:val="28"/>
          <w:lang w:val="en-GB"/>
        </w:rPr>
        <w:t xml:space="preserve">Improved safety properties of </w:t>
      </w:r>
      <w:proofErr w:type="spellStart"/>
      <w:r w:rsidRPr="000D47DF">
        <w:rPr>
          <w:rFonts w:cs="Times New Roman"/>
          <w:b/>
          <w:bCs/>
          <w:sz w:val="28"/>
          <w:lang w:val="en-GB"/>
        </w:rPr>
        <w:t>cyclotrimethylene</w:t>
      </w:r>
      <w:proofErr w:type="spellEnd"/>
      <w:r w:rsidRPr="000D47DF">
        <w:rPr>
          <w:rFonts w:cs="Times New Roman"/>
          <w:b/>
          <w:bCs/>
          <w:sz w:val="28"/>
          <w:lang w:val="en-GB"/>
        </w:rPr>
        <w:t xml:space="preserve"> </w:t>
      </w:r>
      <w:proofErr w:type="spellStart"/>
      <w:r w:rsidRPr="000D47DF">
        <w:rPr>
          <w:rFonts w:cs="Times New Roman"/>
          <w:b/>
          <w:bCs/>
          <w:sz w:val="28"/>
          <w:lang w:val="en-GB"/>
        </w:rPr>
        <w:t>trinitramine</w:t>
      </w:r>
      <w:proofErr w:type="spellEnd"/>
      <w:r w:rsidRPr="000D47DF">
        <w:rPr>
          <w:rFonts w:cs="Times New Roman"/>
          <w:b/>
          <w:bCs/>
          <w:sz w:val="28"/>
          <w:lang w:val="en-GB"/>
        </w:rPr>
        <w:t xml:space="preserve"> through surface coating with 2,4-Dinitroanisole</w:t>
      </w:r>
    </w:p>
    <w:bookmarkEnd w:id="0"/>
    <w:p w14:paraId="220FF60E" w14:textId="77777777" w:rsidR="007B42E5" w:rsidRPr="0023791A" w:rsidRDefault="007B42E5" w:rsidP="007B42E5">
      <w:pPr>
        <w:widowControl w:val="0"/>
        <w:spacing w:line="480" w:lineRule="auto"/>
        <w:ind w:firstLine="567"/>
        <w:jc w:val="center"/>
        <w:rPr>
          <w:sz w:val="22"/>
          <w:szCs w:val="22"/>
        </w:rPr>
      </w:pPr>
      <w:proofErr w:type="spellStart"/>
      <w:r w:rsidRPr="0023791A">
        <w:rPr>
          <w:b/>
          <w:bCs/>
          <w:color w:val="000000"/>
          <w:sz w:val="22"/>
          <w:szCs w:val="22"/>
        </w:rPr>
        <w:t>Narges</w:t>
      </w:r>
      <w:proofErr w:type="spellEnd"/>
      <w:r w:rsidRPr="0023791A">
        <w:rPr>
          <w:b/>
          <w:bCs/>
          <w:color w:val="000000"/>
          <w:sz w:val="22"/>
          <w:szCs w:val="22"/>
        </w:rPr>
        <w:t xml:space="preserve"> </w:t>
      </w:r>
      <w:proofErr w:type="spellStart"/>
      <w:proofErr w:type="gramStart"/>
      <w:r w:rsidRPr="0023791A">
        <w:rPr>
          <w:b/>
          <w:bCs/>
          <w:color w:val="000000"/>
          <w:sz w:val="22"/>
          <w:szCs w:val="22"/>
        </w:rPr>
        <w:t>Zohari</w:t>
      </w:r>
      <w:proofErr w:type="spellEnd"/>
      <w:r w:rsidRPr="0023791A">
        <w:rPr>
          <w:b/>
          <w:bCs/>
          <w:color w:val="000000"/>
          <w:sz w:val="22"/>
          <w:szCs w:val="22"/>
        </w:rPr>
        <w:t>,</w:t>
      </w:r>
      <w:r w:rsidRPr="0023791A">
        <w:rPr>
          <w:b/>
          <w:bCs/>
          <w:color w:val="000000"/>
          <w:sz w:val="22"/>
          <w:szCs w:val="22"/>
          <w:vertAlign w:val="superscript"/>
        </w:rPr>
        <w:t>*</w:t>
      </w:r>
      <w:proofErr w:type="gramEnd"/>
      <w:r w:rsidRPr="0023791A">
        <w:rPr>
          <w:b/>
          <w:bCs/>
          <w:color w:val="000000"/>
          <w:sz w:val="22"/>
          <w:szCs w:val="22"/>
          <w:vertAlign w:val="superscript"/>
        </w:rPr>
        <w:t>[a]</w:t>
      </w:r>
      <w:r w:rsidRPr="0023791A">
        <w:rPr>
          <w:b/>
          <w:bCs/>
          <w:color w:val="000000"/>
          <w:sz w:val="22"/>
          <w:szCs w:val="22"/>
        </w:rPr>
        <w:t xml:space="preserve"> </w:t>
      </w:r>
      <w:proofErr w:type="spellStart"/>
      <w:r w:rsidRPr="0023791A">
        <w:rPr>
          <w:b/>
          <w:bCs/>
          <w:color w:val="000000"/>
          <w:sz w:val="22"/>
          <w:szCs w:val="22"/>
        </w:rPr>
        <w:t>Seyed</w:t>
      </w:r>
      <w:proofErr w:type="spellEnd"/>
      <w:r w:rsidRPr="0023791A">
        <w:rPr>
          <w:b/>
          <w:bCs/>
          <w:color w:val="000000"/>
          <w:sz w:val="22"/>
          <w:szCs w:val="22"/>
        </w:rPr>
        <w:t xml:space="preserve"> Mohammad Reza Mousavi </w:t>
      </w:r>
      <w:r w:rsidRPr="0023791A">
        <w:rPr>
          <w:b/>
          <w:bCs/>
          <w:color w:val="000000"/>
          <w:sz w:val="22"/>
          <w:szCs w:val="22"/>
          <w:vertAlign w:val="superscript"/>
        </w:rPr>
        <w:t>[a]</w:t>
      </w:r>
      <w:r w:rsidRPr="0023791A">
        <w:rPr>
          <w:b/>
          <w:bCs/>
          <w:color w:val="000000"/>
          <w:sz w:val="22"/>
          <w:szCs w:val="22"/>
        </w:rPr>
        <w:t xml:space="preserve"> and Pouria </w:t>
      </w:r>
      <w:proofErr w:type="spellStart"/>
      <w:r w:rsidRPr="0023791A">
        <w:rPr>
          <w:b/>
          <w:bCs/>
          <w:color w:val="000000"/>
          <w:sz w:val="22"/>
          <w:szCs w:val="22"/>
        </w:rPr>
        <w:t>Khakpour</w:t>
      </w:r>
      <w:proofErr w:type="spellEnd"/>
      <w:r w:rsidRPr="0023791A">
        <w:rPr>
          <w:b/>
          <w:bCs/>
          <w:color w:val="000000"/>
          <w:sz w:val="22"/>
          <w:szCs w:val="22"/>
        </w:rPr>
        <w:t xml:space="preserve"> </w:t>
      </w:r>
      <w:r w:rsidRPr="0023791A">
        <w:rPr>
          <w:b/>
          <w:bCs/>
          <w:color w:val="000000"/>
          <w:sz w:val="22"/>
          <w:szCs w:val="22"/>
          <w:vertAlign w:val="superscript"/>
        </w:rPr>
        <w:t>[a]</w:t>
      </w:r>
    </w:p>
    <w:p w14:paraId="595F4563" w14:textId="77777777" w:rsidR="007B42E5" w:rsidRPr="00E26429" w:rsidRDefault="007B42E5" w:rsidP="007B42E5">
      <w:pPr>
        <w:pStyle w:val="AuthorsStyle"/>
        <w:spacing w:line="360" w:lineRule="auto"/>
        <w:rPr>
          <w:lang w:val="en-US"/>
        </w:rPr>
      </w:pPr>
    </w:p>
    <w:p w14:paraId="36F5B9B0" w14:textId="4D8B652B" w:rsidR="007B42E5" w:rsidRPr="00D471F3" w:rsidRDefault="00C923C8" w:rsidP="007B42E5">
      <w:pPr>
        <w:pStyle w:val="AffiliationStyle"/>
        <w:spacing w:line="360" w:lineRule="auto"/>
        <w:rPr>
          <w:lang w:val="en-US"/>
        </w:rPr>
      </w:pPr>
      <w:ins w:id="1" w:author="Lenovo" w:date="2025-04-23T09:12:00Z">
        <w:r w:rsidRPr="00035CB1">
          <w:rPr>
            <w:rFonts w:asciiTheme="majorBidi" w:hAnsiTheme="majorBidi" w:cstheme="majorBidi"/>
            <w:sz w:val="20"/>
            <w:vertAlign w:val="superscript"/>
            <w:lang w:val="en-US"/>
          </w:rPr>
          <w:t>[a]</w:t>
        </w:r>
        <w:r w:rsidRPr="003505E3">
          <w:rPr>
            <w:rFonts w:asciiTheme="majorBidi" w:hAnsiTheme="majorBidi" w:cstheme="majorBidi"/>
            <w:sz w:val="20"/>
            <w:lang w:val="en-US"/>
          </w:rPr>
          <w:t>Faculty</w:t>
        </w:r>
      </w:ins>
      <w:del w:id="2" w:author="Lenovo" w:date="2025-04-23T09:12:00Z">
        <w:r w:rsidR="007B42E5" w:rsidDel="00C923C8">
          <w:rPr>
            <w:i w:val="0"/>
            <w:iCs/>
            <w:vertAlign w:val="superscript"/>
            <w:lang w:val="en-US"/>
          </w:rPr>
          <w:delText>1</w:delText>
        </w:r>
        <w:r w:rsidR="007B42E5" w:rsidRPr="0023791A" w:rsidDel="00C923C8">
          <w:rPr>
            <w:lang w:val="en-US"/>
          </w:rPr>
          <w:delText>Department</w:delText>
        </w:r>
      </w:del>
      <w:r w:rsidR="007B42E5" w:rsidRPr="0023791A">
        <w:rPr>
          <w:lang w:val="en-US"/>
        </w:rPr>
        <w:t xml:space="preserve"> of Chemistry and Chemical Engineering, Malek </w:t>
      </w:r>
      <w:proofErr w:type="spellStart"/>
      <w:r w:rsidR="007B42E5" w:rsidRPr="0023791A">
        <w:rPr>
          <w:lang w:val="en-US"/>
        </w:rPr>
        <w:t>Ashtar</w:t>
      </w:r>
      <w:proofErr w:type="spellEnd"/>
      <w:r w:rsidR="007B42E5" w:rsidRPr="0023791A">
        <w:rPr>
          <w:lang w:val="en-US"/>
        </w:rPr>
        <w:t xml:space="preserve"> University of</w:t>
      </w:r>
      <w:r w:rsidR="007B42E5">
        <w:rPr>
          <w:lang w:val="en-US"/>
        </w:rPr>
        <w:t xml:space="preserve"> </w:t>
      </w:r>
      <w:r w:rsidR="007B42E5" w:rsidRPr="0023791A">
        <w:rPr>
          <w:lang w:val="en-US"/>
        </w:rPr>
        <w:t>Technology,</w:t>
      </w:r>
      <w:r w:rsidR="007B42E5">
        <w:rPr>
          <w:lang w:val="en-US"/>
        </w:rPr>
        <w:t xml:space="preserve"> </w:t>
      </w:r>
      <w:r w:rsidR="007B42E5" w:rsidRPr="0023791A">
        <w:rPr>
          <w:lang w:val="en-US"/>
        </w:rPr>
        <w:t>Tehran,</w:t>
      </w:r>
      <w:r w:rsidR="007B42E5">
        <w:rPr>
          <w:lang w:val="en-US"/>
        </w:rPr>
        <w:t xml:space="preserve"> </w:t>
      </w:r>
      <w:r w:rsidR="007B42E5" w:rsidRPr="0023791A">
        <w:rPr>
          <w:lang w:val="en-US"/>
        </w:rPr>
        <w:t>Ir</w:t>
      </w:r>
      <w:r w:rsidR="007B42E5">
        <w:rPr>
          <w:lang w:val="en-US"/>
        </w:rPr>
        <w:t>a</w:t>
      </w:r>
      <w:r w:rsidR="007B42E5" w:rsidRPr="0023791A">
        <w:rPr>
          <w:lang w:val="en-US"/>
        </w:rPr>
        <w:t>n</w:t>
      </w:r>
      <w:r w:rsidR="007B42E5">
        <w:rPr>
          <w:lang w:val="en-US"/>
        </w:rPr>
        <w:t xml:space="preserve"> </w:t>
      </w:r>
    </w:p>
    <w:p w14:paraId="0BE15CCC" w14:textId="77777777" w:rsidR="007B42E5" w:rsidRPr="00E26429" w:rsidRDefault="007B42E5" w:rsidP="007B42E5">
      <w:pPr>
        <w:pStyle w:val="MiscellaneousStyle"/>
        <w:spacing w:line="360" w:lineRule="auto"/>
        <w:ind w:left="0" w:firstLine="0"/>
        <w:rPr>
          <w:lang w:val="en-US"/>
        </w:rPr>
      </w:pPr>
    </w:p>
    <w:p w14:paraId="5FB1B900" w14:textId="77777777" w:rsidR="007B42E5" w:rsidRPr="00E26429" w:rsidRDefault="007B42E5" w:rsidP="007B42E5">
      <w:pPr>
        <w:pStyle w:val="MiscellaneousStyle"/>
        <w:spacing w:line="360" w:lineRule="auto"/>
        <w:rPr>
          <w:lang w:val="en-US"/>
        </w:rPr>
      </w:pPr>
      <w:r>
        <w:rPr>
          <w:b/>
          <w:bCs/>
          <w:caps/>
          <w:vertAlign w:val="superscript"/>
          <w:lang w:val="en-US"/>
        </w:rPr>
        <w:t>*</w:t>
      </w:r>
      <w:r>
        <w:rPr>
          <w:lang w:val="en-US"/>
        </w:rPr>
        <w:t>Corresponding author,</w:t>
      </w:r>
      <w:r w:rsidRPr="00E26429">
        <w:rPr>
          <w:lang w:val="en-US"/>
        </w:rPr>
        <w:t xml:space="preserve"> </w:t>
      </w:r>
      <w:r>
        <w:rPr>
          <w:lang w:val="en-US"/>
        </w:rPr>
        <w:t xml:space="preserve">e-mail: </w:t>
      </w:r>
      <w:hyperlink r:id="rId4" w:history="1">
        <w:r w:rsidRPr="004309DE">
          <w:rPr>
            <w:rStyle w:val="Hyperlink"/>
            <w:sz w:val="22"/>
            <w:szCs w:val="22"/>
          </w:rPr>
          <w:t>nargeszohari@gmail.com</w:t>
        </w:r>
      </w:hyperlink>
      <w:r w:rsidRPr="004309DE">
        <w:rPr>
          <w:sz w:val="22"/>
          <w:szCs w:val="22"/>
        </w:rPr>
        <w:t xml:space="preserve">, </w:t>
      </w:r>
      <w:hyperlink r:id="rId5" w:history="1">
        <w:r w:rsidRPr="004309DE">
          <w:rPr>
            <w:rStyle w:val="Hyperlink"/>
            <w:sz w:val="22"/>
            <w:szCs w:val="22"/>
          </w:rPr>
          <w:t>nargeszohari@mut.ac.ir</w:t>
        </w:r>
      </w:hyperlink>
    </w:p>
    <w:p w14:paraId="40132C5C" w14:textId="77777777" w:rsidR="00E055D3" w:rsidRPr="00306C80" w:rsidRDefault="00E055D3" w:rsidP="00E055D3">
      <w:pPr>
        <w:spacing w:line="480" w:lineRule="auto"/>
        <w:jc w:val="center"/>
        <w:rPr>
          <w:rFonts w:cs="Times New Roman"/>
          <w:b/>
          <w:bCs/>
          <w:color w:val="000000"/>
          <w:sz w:val="24"/>
          <w:szCs w:val="24"/>
        </w:rPr>
      </w:pPr>
    </w:p>
    <w:p w14:paraId="3A99ACD3" w14:textId="77777777" w:rsidR="00E055D3" w:rsidRPr="00D956B0" w:rsidRDefault="00E055D3" w:rsidP="00E055D3">
      <w:pPr>
        <w:spacing w:line="480" w:lineRule="auto"/>
        <w:jc w:val="both"/>
        <w:rPr>
          <w:rFonts w:cs="Times New Roman"/>
          <w:b/>
          <w:bCs/>
          <w:color w:val="000000"/>
          <w:sz w:val="24"/>
          <w:szCs w:val="24"/>
        </w:rPr>
      </w:pPr>
      <w:r w:rsidRPr="00D956B0">
        <w:rPr>
          <w:rFonts w:cs="Times New Roman"/>
          <w:b/>
          <w:bCs/>
          <w:color w:val="000000"/>
          <w:sz w:val="24"/>
          <w:szCs w:val="24"/>
        </w:rPr>
        <w:t xml:space="preserve">1. Color </w:t>
      </w:r>
      <w:r>
        <w:rPr>
          <w:rFonts w:cs="Times New Roman"/>
          <w:b/>
          <w:bCs/>
          <w:color w:val="000000"/>
          <w:sz w:val="24"/>
          <w:szCs w:val="24"/>
        </w:rPr>
        <w:t>A</w:t>
      </w:r>
      <w:r w:rsidRPr="00D956B0">
        <w:rPr>
          <w:rFonts w:cs="Times New Roman"/>
          <w:b/>
          <w:bCs/>
          <w:color w:val="000000"/>
          <w:sz w:val="24"/>
          <w:szCs w:val="24"/>
        </w:rPr>
        <w:t xml:space="preserve">nalysis of </w:t>
      </w:r>
      <w:r>
        <w:rPr>
          <w:rFonts w:cs="Times New Roman"/>
          <w:b/>
          <w:bCs/>
          <w:color w:val="000000"/>
          <w:sz w:val="24"/>
          <w:szCs w:val="24"/>
        </w:rPr>
        <w:t>C</w:t>
      </w:r>
      <w:r w:rsidRPr="00D956B0">
        <w:rPr>
          <w:rFonts w:cs="Times New Roman"/>
          <w:b/>
          <w:bCs/>
          <w:color w:val="000000"/>
          <w:sz w:val="24"/>
          <w:szCs w:val="24"/>
        </w:rPr>
        <w:t xml:space="preserve">oated and </w:t>
      </w:r>
      <w:r>
        <w:rPr>
          <w:rFonts w:cs="Times New Roman"/>
          <w:b/>
          <w:bCs/>
          <w:color w:val="000000"/>
          <w:sz w:val="24"/>
          <w:szCs w:val="24"/>
        </w:rPr>
        <w:t>U</w:t>
      </w:r>
      <w:r w:rsidRPr="00D956B0">
        <w:rPr>
          <w:rFonts w:cs="Times New Roman"/>
          <w:b/>
          <w:bCs/>
          <w:color w:val="000000"/>
          <w:sz w:val="24"/>
          <w:szCs w:val="24"/>
        </w:rPr>
        <w:t xml:space="preserve">ncoated </w:t>
      </w:r>
      <w:r>
        <w:rPr>
          <w:rFonts w:cs="Times New Roman"/>
          <w:b/>
          <w:bCs/>
          <w:color w:val="000000"/>
          <w:sz w:val="24"/>
          <w:szCs w:val="24"/>
        </w:rPr>
        <w:t>S</w:t>
      </w:r>
      <w:r w:rsidRPr="00D956B0">
        <w:rPr>
          <w:rFonts w:cs="Times New Roman"/>
          <w:b/>
          <w:bCs/>
          <w:color w:val="000000"/>
          <w:sz w:val="24"/>
          <w:szCs w:val="24"/>
        </w:rPr>
        <w:t>amples of RDX</w:t>
      </w:r>
    </w:p>
    <w:p w14:paraId="3487E79B" w14:textId="77777777" w:rsidR="00E055D3" w:rsidRPr="00306C80" w:rsidRDefault="00E055D3" w:rsidP="00E055D3">
      <w:pPr>
        <w:spacing w:line="480" w:lineRule="auto"/>
        <w:jc w:val="both"/>
        <w:rPr>
          <w:rFonts w:cs="Times New Roman"/>
          <w:color w:val="000000"/>
          <w:sz w:val="24"/>
          <w:szCs w:val="24"/>
          <w:rtl/>
        </w:rPr>
      </w:pPr>
      <w:r w:rsidRPr="00306C80">
        <w:rPr>
          <w:rFonts w:cs="Times New Roman"/>
          <w:color w:val="000000"/>
          <w:sz w:val="24"/>
          <w:szCs w:val="24"/>
        </w:rPr>
        <w:t xml:space="preserve">RGB stands for Red, Green, Blue, and is an additive color model used in electronic devices like computer screens and televisions to produce a wide range of colors. In the RGB model, red, green, and blue lights are combined in varying intensities to create the desired color. Each color channel can have a value from 0 to 255, where 0 indicates no intensity and 255 represents the maximum intensity. By manipulating these values, millions of distinct colors can be achieved, allowing for a vibrant and diverse color palette in digital displays. Tables </w:t>
      </w:r>
      <w:r>
        <w:rPr>
          <w:rFonts w:cs="Times New Roman"/>
          <w:color w:val="000000"/>
          <w:sz w:val="24"/>
          <w:szCs w:val="24"/>
        </w:rPr>
        <w:t>S-1</w:t>
      </w:r>
      <w:r w:rsidRPr="00306C80">
        <w:rPr>
          <w:rFonts w:cs="Times New Roman"/>
          <w:color w:val="000000"/>
          <w:sz w:val="24"/>
          <w:szCs w:val="24"/>
        </w:rPr>
        <w:t xml:space="preserve"> and </w:t>
      </w:r>
      <w:r>
        <w:rPr>
          <w:rFonts w:cs="Times New Roman"/>
          <w:color w:val="000000"/>
          <w:sz w:val="24"/>
          <w:szCs w:val="24"/>
        </w:rPr>
        <w:t>S-2</w:t>
      </w:r>
      <w:r w:rsidRPr="00306C80">
        <w:rPr>
          <w:rFonts w:cs="Times New Roman"/>
          <w:color w:val="000000"/>
          <w:sz w:val="24"/>
          <w:szCs w:val="24"/>
        </w:rPr>
        <w:t xml:space="preserve"> indicate that the color spectra for both uncoated and coated RDX fall within the warm gray range</w:t>
      </w:r>
      <w:r>
        <w:rPr>
          <w:rFonts w:cs="Times New Roman"/>
          <w:color w:val="000000"/>
          <w:sz w:val="24"/>
          <w:szCs w:val="24"/>
        </w:rPr>
        <w:t>, respectively</w:t>
      </w:r>
      <w:r w:rsidRPr="00306C80">
        <w:rPr>
          <w:rFonts w:cs="Times New Roman"/>
          <w:color w:val="000000"/>
          <w:sz w:val="24"/>
          <w:szCs w:val="24"/>
        </w:rPr>
        <w:t>. However, a noticeable color shift is observed on the surface of the coated material when considering the reported RGB values.</w:t>
      </w:r>
    </w:p>
    <w:p w14:paraId="5CCCEDB0" w14:textId="77777777" w:rsidR="00E055D3" w:rsidRDefault="00E055D3" w:rsidP="00E055D3">
      <w:pPr>
        <w:spacing w:line="480" w:lineRule="auto"/>
        <w:jc w:val="both"/>
        <w:rPr>
          <w:rFonts w:cs="Times New Roman"/>
          <w:color w:val="000000"/>
          <w:sz w:val="24"/>
          <w:szCs w:val="24"/>
        </w:rPr>
      </w:pPr>
    </w:p>
    <w:p w14:paraId="3CC7649C" w14:textId="77777777" w:rsidR="007B42E5" w:rsidRDefault="007B42E5" w:rsidP="00E055D3">
      <w:pPr>
        <w:spacing w:line="480" w:lineRule="auto"/>
        <w:jc w:val="both"/>
        <w:rPr>
          <w:rFonts w:cs="Times New Roman"/>
          <w:color w:val="000000"/>
          <w:sz w:val="24"/>
          <w:szCs w:val="24"/>
        </w:rPr>
      </w:pPr>
    </w:p>
    <w:p w14:paraId="486B8F2F" w14:textId="77777777" w:rsidR="007B42E5" w:rsidRDefault="007B42E5" w:rsidP="00E055D3">
      <w:pPr>
        <w:spacing w:line="480" w:lineRule="auto"/>
        <w:jc w:val="both"/>
        <w:rPr>
          <w:rFonts w:cs="Times New Roman"/>
          <w:color w:val="000000"/>
          <w:sz w:val="24"/>
          <w:szCs w:val="24"/>
        </w:rPr>
      </w:pPr>
    </w:p>
    <w:p w14:paraId="6160E819" w14:textId="77777777" w:rsidR="007B42E5" w:rsidRDefault="007B42E5" w:rsidP="00E055D3">
      <w:pPr>
        <w:spacing w:line="480" w:lineRule="auto"/>
        <w:jc w:val="both"/>
        <w:rPr>
          <w:rFonts w:cs="Times New Roman"/>
          <w:color w:val="000000"/>
          <w:sz w:val="24"/>
          <w:szCs w:val="24"/>
        </w:rPr>
      </w:pPr>
    </w:p>
    <w:p w14:paraId="5DB4E1BE" w14:textId="77777777" w:rsidR="007B42E5" w:rsidRPr="00306C80" w:rsidRDefault="007B42E5" w:rsidP="00E055D3">
      <w:pPr>
        <w:spacing w:line="480" w:lineRule="auto"/>
        <w:jc w:val="both"/>
        <w:rPr>
          <w:rFonts w:cs="Times New Roman"/>
          <w:color w:val="000000"/>
          <w:sz w:val="24"/>
          <w:szCs w:val="24"/>
        </w:rPr>
      </w:pPr>
    </w:p>
    <w:p w14:paraId="7F452DFB" w14:textId="77777777" w:rsidR="00E055D3" w:rsidRPr="00306C80" w:rsidRDefault="00E055D3" w:rsidP="00E055D3">
      <w:pPr>
        <w:spacing w:line="480" w:lineRule="auto"/>
        <w:jc w:val="center"/>
        <w:rPr>
          <w:rFonts w:cs="Times New Roman"/>
          <w:color w:val="000000"/>
          <w:sz w:val="24"/>
          <w:szCs w:val="24"/>
        </w:rPr>
      </w:pPr>
      <w:r w:rsidRPr="00306C80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Table </w:t>
      </w:r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t>S-1</w:t>
      </w:r>
      <w:r w:rsidRPr="00306C80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. </w:t>
      </w:r>
      <w:r w:rsidRPr="00306C80">
        <w:rPr>
          <w:rFonts w:cs="Times New Roman"/>
          <w:color w:val="000000"/>
          <w:sz w:val="24"/>
          <w:szCs w:val="24"/>
        </w:rPr>
        <w:t>Reported Color and RGB Values for Uncoated Sample Percentages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773"/>
        <w:gridCol w:w="4939"/>
      </w:tblGrid>
      <w:tr w:rsidR="00E055D3" w:rsidRPr="00306C80" w14:paraId="5BCA5F75" w14:textId="77777777" w:rsidTr="00534B50">
        <w:trPr>
          <w:trHeight w:val="287"/>
          <w:jc w:val="center"/>
        </w:trPr>
        <w:tc>
          <w:tcPr>
            <w:tcW w:w="2127" w:type="dxa"/>
            <w:tcBorders>
              <w:left w:val="nil"/>
              <w:bottom w:val="single" w:sz="4" w:space="0" w:color="auto"/>
              <w:right w:val="nil"/>
            </w:tcBorders>
          </w:tcPr>
          <w:p w14:paraId="1C01EEF8" w14:textId="77777777" w:rsidR="00E055D3" w:rsidRPr="009612B2" w:rsidRDefault="00E055D3" w:rsidP="00534B50">
            <w:pPr>
              <w:jc w:val="center"/>
              <w:rPr>
                <w:rFonts w:cs="Times New Roman"/>
                <w:b/>
                <w:bCs/>
                <w:color w:val="000000"/>
                <w:sz w:val="24"/>
                <w:szCs w:val="24"/>
              </w:rPr>
            </w:pPr>
            <w:r w:rsidRPr="009612B2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Color</w:t>
            </w:r>
          </w:p>
        </w:tc>
        <w:tc>
          <w:tcPr>
            <w:tcW w:w="773" w:type="dxa"/>
            <w:tcBorders>
              <w:left w:val="nil"/>
              <w:bottom w:val="single" w:sz="4" w:space="0" w:color="auto"/>
              <w:right w:val="nil"/>
            </w:tcBorders>
          </w:tcPr>
          <w:p w14:paraId="11397271" w14:textId="77777777" w:rsidR="00E055D3" w:rsidRPr="009612B2" w:rsidRDefault="00E055D3" w:rsidP="00534B50">
            <w:pPr>
              <w:jc w:val="center"/>
              <w:rPr>
                <w:rFonts w:cs="Times New Roman"/>
                <w:b/>
                <w:bCs/>
                <w:color w:val="000000"/>
                <w:sz w:val="24"/>
                <w:szCs w:val="24"/>
                <w:rtl/>
                <w:lang w:bidi="fa-IR"/>
              </w:rPr>
            </w:pPr>
            <w:r w:rsidRPr="009612B2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RGB</w:t>
            </w:r>
          </w:p>
        </w:tc>
        <w:tc>
          <w:tcPr>
            <w:tcW w:w="4939" w:type="dxa"/>
            <w:tcBorders>
              <w:left w:val="nil"/>
              <w:bottom w:val="single" w:sz="4" w:space="0" w:color="auto"/>
              <w:right w:val="nil"/>
            </w:tcBorders>
          </w:tcPr>
          <w:p w14:paraId="63E8246D" w14:textId="77777777" w:rsidR="00E055D3" w:rsidRPr="009612B2" w:rsidRDefault="00E055D3" w:rsidP="00534B50">
            <w:pPr>
              <w:jc w:val="center"/>
              <w:rPr>
                <w:rFonts w:cs="Times New Roman"/>
                <w:b/>
                <w:bCs/>
                <w:color w:val="000000"/>
                <w:sz w:val="24"/>
                <w:szCs w:val="24"/>
                <w:rtl/>
                <w:lang w:bidi="fa-IR"/>
              </w:rPr>
            </w:pPr>
            <w:r w:rsidRPr="009612B2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Characteristics / The percentage of color on the surface</w:t>
            </w:r>
          </w:p>
        </w:tc>
      </w:tr>
      <w:tr w:rsidR="00E055D3" w:rsidRPr="00306C80" w14:paraId="4694F103" w14:textId="77777777" w:rsidTr="00534B50">
        <w:trPr>
          <w:trHeight w:val="287"/>
          <w:jc w:val="center"/>
        </w:trPr>
        <w:tc>
          <w:tcPr>
            <w:tcW w:w="2127" w:type="dxa"/>
            <w:tcBorders>
              <w:left w:val="nil"/>
              <w:bottom w:val="nil"/>
              <w:right w:val="nil"/>
            </w:tcBorders>
          </w:tcPr>
          <w:p w14:paraId="7DBD00FD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Warm gray</w:t>
            </w:r>
          </w:p>
        </w:tc>
        <w:tc>
          <w:tcPr>
            <w:tcW w:w="773" w:type="dxa"/>
            <w:tcBorders>
              <w:left w:val="nil"/>
              <w:bottom w:val="nil"/>
              <w:right w:val="nil"/>
            </w:tcBorders>
          </w:tcPr>
          <w:p w14:paraId="56DBE2EB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84</w:t>
            </w:r>
          </w:p>
        </w:tc>
        <w:tc>
          <w:tcPr>
            <w:tcW w:w="4939" w:type="dxa"/>
            <w:tcBorders>
              <w:left w:val="nil"/>
              <w:bottom w:val="nil"/>
              <w:right w:val="nil"/>
            </w:tcBorders>
          </w:tcPr>
          <w:p w14:paraId="4C9D38B2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47.66</w:t>
            </w:r>
          </w:p>
        </w:tc>
      </w:tr>
      <w:tr w:rsidR="00E055D3" w:rsidRPr="00306C80" w14:paraId="3333A928" w14:textId="77777777" w:rsidTr="00534B50">
        <w:trPr>
          <w:trHeight w:val="287"/>
          <w:jc w:val="center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5AEECC97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Warm gray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</w:tcPr>
          <w:p w14:paraId="162BA828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4939" w:type="dxa"/>
            <w:tcBorders>
              <w:top w:val="nil"/>
              <w:left w:val="nil"/>
              <w:bottom w:val="nil"/>
              <w:right w:val="nil"/>
            </w:tcBorders>
          </w:tcPr>
          <w:p w14:paraId="23DEBE34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31.64</w:t>
            </w:r>
          </w:p>
        </w:tc>
      </w:tr>
      <w:tr w:rsidR="00E055D3" w:rsidRPr="00306C80" w14:paraId="68E2439D" w14:textId="77777777" w:rsidTr="00534B50">
        <w:trPr>
          <w:trHeight w:val="287"/>
          <w:jc w:val="center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5FED3C52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Warm gray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</w:tcPr>
          <w:p w14:paraId="2B2FF8FF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118</w:t>
            </w:r>
          </w:p>
        </w:tc>
        <w:tc>
          <w:tcPr>
            <w:tcW w:w="4939" w:type="dxa"/>
            <w:tcBorders>
              <w:top w:val="nil"/>
              <w:left w:val="nil"/>
              <w:bottom w:val="nil"/>
              <w:right w:val="nil"/>
            </w:tcBorders>
          </w:tcPr>
          <w:p w14:paraId="6A7014FE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10.05</w:t>
            </w:r>
          </w:p>
        </w:tc>
      </w:tr>
      <w:tr w:rsidR="00E055D3" w:rsidRPr="00306C80" w14:paraId="39FB1247" w14:textId="77777777" w:rsidTr="00534B50">
        <w:trPr>
          <w:trHeight w:val="287"/>
          <w:jc w:val="center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4B48DB17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Warm gray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</w:tcPr>
          <w:p w14:paraId="4509E144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133</w:t>
            </w:r>
          </w:p>
        </w:tc>
        <w:tc>
          <w:tcPr>
            <w:tcW w:w="4939" w:type="dxa"/>
            <w:tcBorders>
              <w:top w:val="nil"/>
              <w:left w:val="nil"/>
              <w:bottom w:val="nil"/>
              <w:right w:val="nil"/>
            </w:tcBorders>
          </w:tcPr>
          <w:p w14:paraId="2713B45D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5.17</w:t>
            </w:r>
          </w:p>
        </w:tc>
      </w:tr>
      <w:tr w:rsidR="00E055D3" w:rsidRPr="00306C80" w14:paraId="166CDCA4" w14:textId="77777777" w:rsidTr="00534B50">
        <w:trPr>
          <w:trHeight w:val="287"/>
          <w:jc w:val="center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6FF8F400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Warm gray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</w:tcPr>
          <w:p w14:paraId="3CB58568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61</w:t>
            </w:r>
          </w:p>
        </w:tc>
        <w:tc>
          <w:tcPr>
            <w:tcW w:w="4939" w:type="dxa"/>
            <w:tcBorders>
              <w:top w:val="nil"/>
              <w:left w:val="nil"/>
              <w:bottom w:val="nil"/>
              <w:right w:val="nil"/>
            </w:tcBorders>
          </w:tcPr>
          <w:p w14:paraId="1ACBC5B8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3.46</w:t>
            </w:r>
          </w:p>
        </w:tc>
      </w:tr>
      <w:tr w:rsidR="00E055D3" w:rsidRPr="00306C80" w14:paraId="53ADD1D7" w14:textId="77777777" w:rsidTr="00534B50">
        <w:trPr>
          <w:trHeight w:val="287"/>
          <w:jc w:val="center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69594D47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Warm gray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</w:tcPr>
          <w:p w14:paraId="21F6847F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4939" w:type="dxa"/>
            <w:tcBorders>
              <w:top w:val="nil"/>
              <w:left w:val="nil"/>
              <w:bottom w:val="nil"/>
              <w:right w:val="nil"/>
            </w:tcBorders>
          </w:tcPr>
          <w:p w14:paraId="0945BE9A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1.32</w:t>
            </w:r>
          </w:p>
        </w:tc>
      </w:tr>
      <w:tr w:rsidR="00E055D3" w:rsidRPr="00306C80" w14:paraId="69711AA3" w14:textId="77777777" w:rsidTr="00534B50">
        <w:trPr>
          <w:trHeight w:val="287"/>
          <w:jc w:val="center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4E581247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Warm gray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</w:tcPr>
          <w:p w14:paraId="23C1FA39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165</w:t>
            </w:r>
          </w:p>
        </w:tc>
        <w:tc>
          <w:tcPr>
            <w:tcW w:w="4939" w:type="dxa"/>
            <w:tcBorders>
              <w:top w:val="nil"/>
              <w:left w:val="nil"/>
              <w:bottom w:val="nil"/>
              <w:right w:val="nil"/>
            </w:tcBorders>
          </w:tcPr>
          <w:p w14:paraId="63A91AAC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0.53</w:t>
            </w:r>
          </w:p>
        </w:tc>
      </w:tr>
      <w:tr w:rsidR="00E055D3" w:rsidRPr="00306C80" w14:paraId="4FA10B6B" w14:textId="77777777" w:rsidTr="00534B50">
        <w:trPr>
          <w:trHeight w:val="287"/>
          <w:jc w:val="center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3317DD78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Warm gray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</w:tcPr>
          <w:p w14:paraId="359820E8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4939" w:type="dxa"/>
            <w:tcBorders>
              <w:top w:val="nil"/>
              <w:left w:val="nil"/>
              <w:bottom w:val="nil"/>
              <w:right w:val="nil"/>
            </w:tcBorders>
          </w:tcPr>
          <w:p w14:paraId="283335BB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  <w:rtl/>
                <w:lang w:bidi="fa-IR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  <w:lang w:bidi="fa-IR"/>
              </w:rPr>
              <w:t>Less than 0.1</w:t>
            </w:r>
          </w:p>
        </w:tc>
      </w:tr>
      <w:tr w:rsidR="00E055D3" w:rsidRPr="00306C80" w14:paraId="21BFF62F" w14:textId="77777777" w:rsidTr="00534B50">
        <w:trPr>
          <w:trHeight w:val="287"/>
          <w:jc w:val="center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703FE275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Warm gray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</w:tcPr>
          <w:p w14:paraId="5DDF937F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204</w:t>
            </w:r>
          </w:p>
        </w:tc>
        <w:tc>
          <w:tcPr>
            <w:tcW w:w="4939" w:type="dxa"/>
            <w:tcBorders>
              <w:top w:val="nil"/>
              <w:left w:val="nil"/>
              <w:bottom w:val="nil"/>
              <w:right w:val="nil"/>
            </w:tcBorders>
          </w:tcPr>
          <w:p w14:paraId="652A45AD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Less than 0.1</w:t>
            </w:r>
          </w:p>
        </w:tc>
      </w:tr>
      <w:tr w:rsidR="00E055D3" w:rsidRPr="00306C80" w14:paraId="35719C91" w14:textId="77777777" w:rsidTr="00534B50">
        <w:trPr>
          <w:trHeight w:val="287"/>
          <w:jc w:val="center"/>
        </w:trPr>
        <w:tc>
          <w:tcPr>
            <w:tcW w:w="2127" w:type="dxa"/>
            <w:tcBorders>
              <w:top w:val="nil"/>
              <w:left w:val="nil"/>
              <w:right w:val="nil"/>
            </w:tcBorders>
          </w:tcPr>
          <w:p w14:paraId="5C5437F9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Warm gray</w:t>
            </w:r>
          </w:p>
        </w:tc>
        <w:tc>
          <w:tcPr>
            <w:tcW w:w="773" w:type="dxa"/>
            <w:tcBorders>
              <w:top w:val="nil"/>
              <w:left w:val="nil"/>
              <w:right w:val="nil"/>
            </w:tcBorders>
          </w:tcPr>
          <w:p w14:paraId="25F42F90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235</w:t>
            </w:r>
          </w:p>
        </w:tc>
        <w:tc>
          <w:tcPr>
            <w:tcW w:w="4939" w:type="dxa"/>
            <w:tcBorders>
              <w:top w:val="nil"/>
              <w:left w:val="nil"/>
              <w:right w:val="nil"/>
            </w:tcBorders>
          </w:tcPr>
          <w:p w14:paraId="23D17491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Less than 0.1</w:t>
            </w:r>
          </w:p>
        </w:tc>
      </w:tr>
    </w:tbl>
    <w:p w14:paraId="629041DD" w14:textId="77777777" w:rsidR="00E055D3" w:rsidRPr="00306C80" w:rsidRDefault="00E055D3" w:rsidP="00E055D3">
      <w:pPr>
        <w:spacing w:line="480" w:lineRule="auto"/>
        <w:jc w:val="both"/>
        <w:rPr>
          <w:rFonts w:cs="Times New Roman"/>
          <w:color w:val="000000"/>
          <w:sz w:val="24"/>
          <w:szCs w:val="24"/>
        </w:rPr>
      </w:pPr>
    </w:p>
    <w:p w14:paraId="533B974C" w14:textId="77777777" w:rsidR="00E055D3" w:rsidRPr="00306C80" w:rsidRDefault="00E055D3" w:rsidP="00E055D3">
      <w:pPr>
        <w:spacing w:line="480" w:lineRule="auto"/>
        <w:jc w:val="both"/>
        <w:rPr>
          <w:rFonts w:cs="Times New Roman"/>
          <w:color w:val="000000"/>
          <w:sz w:val="24"/>
          <w:szCs w:val="24"/>
        </w:rPr>
      </w:pPr>
    </w:p>
    <w:p w14:paraId="30281A8C" w14:textId="77777777" w:rsidR="00E055D3" w:rsidRPr="00306C80" w:rsidRDefault="00E055D3" w:rsidP="00E055D3">
      <w:pPr>
        <w:spacing w:line="480" w:lineRule="auto"/>
        <w:jc w:val="center"/>
        <w:rPr>
          <w:rFonts w:cs="Times New Roman"/>
          <w:color w:val="000000"/>
          <w:sz w:val="24"/>
          <w:szCs w:val="24"/>
        </w:rPr>
      </w:pPr>
      <w:r w:rsidRPr="00306C80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Table </w:t>
      </w:r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t>S-2</w:t>
      </w:r>
      <w:r w:rsidRPr="00306C80">
        <w:rPr>
          <w:rFonts w:asciiTheme="majorBidi" w:hAnsiTheme="majorBidi" w:cstheme="majorBidi"/>
          <w:b/>
          <w:bCs/>
          <w:color w:val="000000"/>
          <w:sz w:val="24"/>
          <w:szCs w:val="24"/>
        </w:rPr>
        <w:t>.</w:t>
      </w:r>
      <w:r w:rsidRPr="00306C80">
        <w:rPr>
          <w:rFonts w:cs="Times New Roman"/>
          <w:color w:val="000000"/>
          <w:sz w:val="24"/>
          <w:szCs w:val="24"/>
        </w:rPr>
        <w:t xml:space="preserve"> Reported Color and RGB Values for Sample Percentages with 10% Coverage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7"/>
        <w:gridCol w:w="773"/>
        <w:gridCol w:w="4939"/>
      </w:tblGrid>
      <w:tr w:rsidR="00E055D3" w:rsidRPr="00306C80" w14:paraId="5C5E17EA" w14:textId="77777777" w:rsidTr="00534B50">
        <w:trPr>
          <w:trHeight w:val="287"/>
          <w:jc w:val="center"/>
        </w:trPr>
        <w:tc>
          <w:tcPr>
            <w:tcW w:w="2037" w:type="dxa"/>
            <w:tcBorders>
              <w:left w:val="nil"/>
              <w:bottom w:val="single" w:sz="4" w:space="0" w:color="auto"/>
              <w:right w:val="nil"/>
            </w:tcBorders>
          </w:tcPr>
          <w:p w14:paraId="0D8F41D5" w14:textId="77777777" w:rsidR="00E055D3" w:rsidRPr="009612B2" w:rsidRDefault="00E055D3" w:rsidP="00534B50">
            <w:pPr>
              <w:jc w:val="center"/>
              <w:rPr>
                <w:rFonts w:cs="Times New Roman"/>
                <w:b/>
                <w:bCs/>
                <w:color w:val="000000"/>
                <w:sz w:val="24"/>
                <w:szCs w:val="24"/>
              </w:rPr>
            </w:pPr>
            <w:r w:rsidRPr="009612B2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Color</w:t>
            </w:r>
          </w:p>
        </w:tc>
        <w:tc>
          <w:tcPr>
            <w:tcW w:w="773" w:type="dxa"/>
            <w:tcBorders>
              <w:left w:val="nil"/>
              <w:bottom w:val="single" w:sz="4" w:space="0" w:color="auto"/>
              <w:right w:val="nil"/>
            </w:tcBorders>
          </w:tcPr>
          <w:p w14:paraId="4BDD3B1B" w14:textId="77777777" w:rsidR="00E055D3" w:rsidRPr="009612B2" w:rsidRDefault="00E055D3" w:rsidP="00534B50">
            <w:pPr>
              <w:jc w:val="center"/>
              <w:rPr>
                <w:rFonts w:cs="Times New Roman"/>
                <w:b/>
                <w:bCs/>
                <w:color w:val="000000"/>
                <w:sz w:val="24"/>
                <w:szCs w:val="24"/>
                <w:rtl/>
                <w:lang w:bidi="fa-IR"/>
              </w:rPr>
            </w:pPr>
            <w:r w:rsidRPr="009612B2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RGB</w:t>
            </w:r>
          </w:p>
        </w:tc>
        <w:tc>
          <w:tcPr>
            <w:tcW w:w="4939" w:type="dxa"/>
            <w:tcBorders>
              <w:left w:val="nil"/>
              <w:bottom w:val="single" w:sz="4" w:space="0" w:color="auto"/>
              <w:right w:val="nil"/>
            </w:tcBorders>
          </w:tcPr>
          <w:p w14:paraId="01315387" w14:textId="77777777" w:rsidR="00E055D3" w:rsidRPr="009612B2" w:rsidRDefault="00E055D3" w:rsidP="00534B50">
            <w:pPr>
              <w:jc w:val="center"/>
              <w:rPr>
                <w:rFonts w:cs="Times New Roman"/>
                <w:b/>
                <w:bCs/>
                <w:color w:val="000000"/>
                <w:sz w:val="24"/>
                <w:szCs w:val="24"/>
                <w:rtl/>
                <w:lang w:bidi="fa-IR"/>
              </w:rPr>
            </w:pPr>
            <w:r w:rsidRPr="009612B2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Characteristics / The percentage of color on the surface</w:t>
            </w:r>
          </w:p>
        </w:tc>
      </w:tr>
      <w:tr w:rsidR="00E055D3" w:rsidRPr="00306C80" w14:paraId="0B1C985D" w14:textId="77777777" w:rsidTr="00534B50">
        <w:trPr>
          <w:trHeight w:val="287"/>
          <w:jc w:val="center"/>
        </w:trPr>
        <w:tc>
          <w:tcPr>
            <w:tcW w:w="2037" w:type="dxa"/>
            <w:tcBorders>
              <w:left w:val="nil"/>
              <w:bottom w:val="nil"/>
              <w:right w:val="nil"/>
            </w:tcBorders>
          </w:tcPr>
          <w:p w14:paraId="20C85CDA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Warm gray</w:t>
            </w:r>
          </w:p>
        </w:tc>
        <w:tc>
          <w:tcPr>
            <w:tcW w:w="773" w:type="dxa"/>
            <w:tcBorders>
              <w:left w:val="nil"/>
              <w:bottom w:val="nil"/>
              <w:right w:val="nil"/>
            </w:tcBorders>
          </w:tcPr>
          <w:p w14:paraId="419EEB44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4939" w:type="dxa"/>
            <w:tcBorders>
              <w:left w:val="nil"/>
              <w:bottom w:val="nil"/>
              <w:right w:val="nil"/>
            </w:tcBorders>
          </w:tcPr>
          <w:p w14:paraId="08B461E7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30.51</w:t>
            </w:r>
          </w:p>
        </w:tc>
      </w:tr>
      <w:tr w:rsidR="00E055D3" w:rsidRPr="00306C80" w14:paraId="189F163C" w14:textId="77777777" w:rsidTr="00534B50">
        <w:trPr>
          <w:trHeight w:val="287"/>
          <w:jc w:val="center"/>
        </w:trPr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</w:tcPr>
          <w:p w14:paraId="630DD929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Warm gray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</w:tcPr>
          <w:p w14:paraId="2550EEA2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70</w:t>
            </w:r>
          </w:p>
        </w:tc>
        <w:tc>
          <w:tcPr>
            <w:tcW w:w="4939" w:type="dxa"/>
            <w:tcBorders>
              <w:top w:val="nil"/>
              <w:left w:val="nil"/>
              <w:bottom w:val="nil"/>
              <w:right w:val="nil"/>
            </w:tcBorders>
          </w:tcPr>
          <w:p w14:paraId="2CDF968B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26.37</w:t>
            </w:r>
          </w:p>
        </w:tc>
      </w:tr>
      <w:tr w:rsidR="00E055D3" w:rsidRPr="00306C80" w14:paraId="6785ED0E" w14:textId="77777777" w:rsidTr="00534B50">
        <w:trPr>
          <w:trHeight w:val="287"/>
          <w:jc w:val="center"/>
        </w:trPr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</w:tcPr>
          <w:p w14:paraId="2A24B711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Warm gray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</w:tcPr>
          <w:p w14:paraId="5D8FD4A6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87</w:t>
            </w:r>
          </w:p>
        </w:tc>
        <w:tc>
          <w:tcPr>
            <w:tcW w:w="4939" w:type="dxa"/>
            <w:tcBorders>
              <w:top w:val="nil"/>
              <w:left w:val="nil"/>
              <w:bottom w:val="nil"/>
              <w:right w:val="nil"/>
            </w:tcBorders>
          </w:tcPr>
          <w:p w14:paraId="71DDDD76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24.90</w:t>
            </w:r>
          </w:p>
        </w:tc>
      </w:tr>
      <w:tr w:rsidR="00E055D3" w:rsidRPr="00306C80" w14:paraId="78676826" w14:textId="77777777" w:rsidTr="00534B50">
        <w:trPr>
          <w:trHeight w:val="287"/>
          <w:jc w:val="center"/>
        </w:trPr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</w:tcPr>
          <w:p w14:paraId="17E40F39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Warm gray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</w:tcPr>
          <w:p w14:paraId="2328CF15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4939" w:type="dxa"/>
            <w:tcBorders>
              <w:top w:val="nil"/>
              <w:left w:val="nil"/>
              <w:bottom w:val="nil"/>
              <w:right w:val="nil"/>
            </w:tcBorders>
          </w:tcPr>
          <w:p w14:paraId="6F9D1624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  <w:rtl/>
                <w:lang w:bidi="fa-IR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10.79</w:t>
            </w:r>
          </w:p>
        </w:tc>
      </w:tr>
      <w:tr w:rsidR="00E055D3" w:rsidRPr="00306C80" w14:paraId="6FCB6D5A" w14:textId="77777777" w:rsidTr="00534B50">
        <w:trPr>
          <w:trHeight w:val="287"/>
          <w:jc w:val="center"/>
        </w:trPr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</w:tcPr>
          <w:p w14:paraId="32136A6C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Warm gray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</w:tcPr>
          <w:p w14:paraId="2DE68B60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118</w:t>
            </w:r>
          </w:p>
        </w:tc>
        <w:tc>
          <w:tcPr>
            <w:tcW w:w="4939" w:type="dxa"/>
            <w:tcBorders>
              <w:top w:val="nil"/>
              <w:left w:val="nil"/>
              <w:bottom w:val="nil"/>
              <w:right w:val="nil"/>
            </w:tcBorders>
          </w:tcPr>
          <w:p w14:paraId="007DA910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3.58</w:t>
            </w:r>
          </w:p>
        </w:tc>
      </w:tr>
      <w:tr w:rsidR="00E055D3" w:rsidRPr="00306C80" w14:paraId="1FE3C0E2" w14:textId="77777777" w:rsidTr="00534B50">
        <w:trPr>
          <w:trHeight w:val="287"/>
          <w:jc w:val="center"/>
        </w:trPr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</w:tcPr>
          <w:p w14:paraId="6A2F0BC8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Warm gray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</w:tcPr>
          <w:p w14:paraId="29E3E73A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134</w:t>
            </w:r>
          </w:p>
        </w:tc>
        <w:tc>
          <w:tcPr>
            <w:tcW w:w="4939" w:type="dxa"/>
            <w:tcBorders>
              <w:top w:val="nil"/>
              <w:left w:val="nil"/>
              <w:bottom w:val="nil"/>
              <w:right w:val="nil"/>
            </w:tcBorders>
          </w:tcPr>
          <w:p w14:paraId="272A614E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2.01</w:t>
            </w:r>
          </w:p>
        </w:tc>
      </w:tr>
      <w:tr w:rsidR="00E055D3" w:rsidRPr="00306C80" w14:paraId="55C93A4F" w14:textId="77777777" w:rsidTr="00534B50">
        <w:trPr>
          <w:trHeight w:val="287"/>
          <w:jc w:val="center"/>
        </w:trPr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</w:tcPr>
          <w:p w14:paraId="7F6B65E1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Warm gray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</w:tcPr>
          <w:p w14:paraId="56306964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4939" w:type="dxa"/>
            <w:tcBorders>
              <w:top w:val="nil"/>
              <w:left w:val="nil"/>
              <w:bottom w:val="nil"/>
              <w:right w:val="nil"/>
            </w:tcBorders>
          </w:tcPr>
          <w:p w14:paraId="1A47F686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1.20</w:t>
            </w:r>
          </w:p>
        </w:tc>
      </w:tr>
      <w:tr w:rsidR="00E055D3" w:rsidRPr="00306C80" w14:paraId="27E8DB9E" w14:textId="77777777" w:rsidTr="00534B50">
        <w:trPr>
          <w:trHeight w:val="287"/>
          <w:jc w:val="center"/>
        </w:trPr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</w:tcPr>
          <w:p w14:paraId="23CEDB6B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Warm gray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</w:tcPr>
          <w:p w14:paraId="51C44EDE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169</w:t>
            </w:r>
          </w:p>
        </w:tc>
        <w:tc>
          <w:tcPr>
            <w:tcW w:w="4939" w:type="dxa"/>
            <w:tcBorders>
              <w:top w:val="nil"/>
              <w:left w:val="nil"/>
              <w:bottom w:val="nil"/>
              <w:right w:val="nil"/>
            </w:tcBorders>
          </w:tcPr>
          <w:p w14:paraId="731280EC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  <w:rtl/>
                <w:lang w:bidi="fa-IR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  <w:lang w:bidi="fa-IR"/>
              </w:rPr>
              <w:t>0.56</w:t>
            </w:r>
          </w:p>
        </w:tc>
      </w:tr>
      <w:tr w:rsidR="00E055D3" w:rsidRPr="00306C80" w14:paraId="4F42FB33" w14:textId="77777777" w:rsidTr="00534B50">
        <w:trPr>
          <w:trHeight w:val="287"/>
          <w:jc w:val="center"/>
        </w:trPr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</w:tcPr>
          <w:p w14:paraId="2B3DF5DF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Warm gray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</w:tcPr>
          <w:p w14:paraId="030E2BB4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195</w:t>
            </w:r>
          </w:p>
        </w:tc>
        <w:tc>
          <w:tcPr>
            <w:tcW w:w="4939" w:type="dxa"/>
            <w:tcBorders>
              <w:top w:val="nil"/>
              <w:left w:val="nil"/>
              <w:bottom w:val="nil"/>
              <w:right w:val="nil"/>
            </w:tcBorders>
          </w:tcPr>
          <w:p w14:paraId="51AF5B00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Less than 0.1</w:t>
            </w:r>
          </w:p>
        </w:tc>
      </w:tr>
      <w:tr w:rsidR="00E055D3" w:rsidRPr="00306C80" w14:paraId="3C7532E1" w14:textId="77777777" w:rsidTr="00534B50">
        <w:trPr>
          <w:trHeight w:val="287"/>
          <w:jc w:val="center"/>
        </w:trPr>
        <w:tc>
          <w:tcPr>
            <w:tcW w:w="2037" w:type="dxa"/>
            <w:tcBorders>
              <w:top w:val="nil"/>
              <w:left w:val="nil"/>
              <w:right w:val="nil"/>
            </w:tcBorders>
          </w:tcPr>
          <w:p w14:paraId="57ABA918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Warm gray</w:t>
            </w:r>
          </w:p>
        </w:tc>
        <w:tc>
          <w:tcPr>
            <w:tcW w:w="773" w:type="dxa"/>
            <w:tcBorders>
              <w:top w:val="nil"/>
              <w:left w:val="nil"/>
              <w:right w:val="nil"/>
            </w:tcBorders>
          </w:tcPr>
          <w:p w14:paraId="6F82E830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216</w:t>
            </w:r>
          </w:p>
        </w:tc>
        <w:tc>
          <w:tcPr>
            <w:tcW w:w="4939" w:type="dxa"/>
            <w:tcBorders>
              <w:top w:val="nil"/>
              <w:left w:val="nil"/>
              <w:right w:val="nil"/>
            </w:tcBorders>
          </w:tcPr>
          <w:p w14:paraId="0C127DEA" w14:textId="77777777" w:rsidR="00E055D3" w:rsidRPr="00306C80" w:rsidRDefault="00E055D3" w:rsidP="00534B50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306C80">
              <w:rPr>
                <w:rFonts w:cs="Times New Roman"/>
                <w:color w:val="000000"/>
                <w:sz w:val="24"/>
                <w:szCs w:val="24"/>
              </w:rPr>
              <w:t>Less than 0.1</w:t>
            </w:r>
          </w:p>
        </w:tc>
      </w:tr>
    </w:tbl>
    <w:p w14:paraId="772DB667" w14:textId="77777777" w:rsidR="00E055D3" w:rsidRPr="00306C80" w:rsidRDefault="00E055D3" w:rsidP="00E055D3">
      <w:pPr>
        <w:spacing w:line="480" w:lineRule="auto"/>
        <w:jc w:val="both"/>
        <w:rPr>
          <w:rFonts w:cs="Times New Roman"/>
          <w:color w:val="000000"/>
          <w:sz w:val="24"/>
          <w:szCs w:val="24"/>
        </w:rPr>
      </w:pPr>
    </w:p>
    <w:p w14:paraId="2FBB975D" w14:textId="77777777" w:rsidR="00E055D3" w:rsidRDefault="00E055D3" w:rsidP="00E055D3">
      <w:pPr>
        <w:spacing w:line="480" w:lineRule="auto"/>
        <w:jc w:val="both"/>
        <w:rPr>
          <w:rFonts w:cs="Times New Roman"/>
          <w:color w:val="000000"/>
          <w:sz w:val="24"/>
          <w:szCs w:val="24"/>
        </w:rPr>
      </w:pPr>
      <w:r w:rsidRPr="00306C80">
        <w:rPr>
          <w:rFonts w:cs="Times New Roman"/>
          <w:color w:val="000000"/>
          <w:sz w:val="24"/>
          <w:szCs w:val="24"/>
        </w:rPr>
        <w:t xml:space="preserve">In the uncoated sample, the most prevalent RGB values are 84, 102, and 118, collectively accounting for nearly 80% of the color spectrum. However, upon applying the coating, these values undergo notable reductions, and new RGB values with high percentages emerge. Specifically, RGB = 84 decreases from 47.66% in the uncoated sample to 24.90% in the coated sample, shifting towards RGB = 87. RGB = 102 experiences a reduction as well, falling from 31.64% in the </w:t>
      </w:r>
      <w:r w:rsidRPr="00306C80">
        <w:rPr>
          <w:rFonts w:cs="Times New Roman"/>
          <w:color w:val="000000"/>
          <w:sz w:val="24"/>
          <w:szCs w:val="24"/>
        </w:rPr>
        <w:lastRenderedPageBreak/>
        <w:t>uncoated sample to 10.79% in the coated one. Meanwhile, RGB = 118 diminishes from 10.05% to a mere 3.58%. Conversely, RGB = 58 emerges as the highest value in the coated sample, signifying a new addition post-coating. The changes in RGB values and their respective percentages before and after coating provide clear evidence of a surface modification on the material.</w:t>
      </w:r>
    </w:p>
    <w:p w14:paraId="4AAA8DB2" w14:textId="77777777" w:rsidR="00E055D3" w:rsidRDefault="00E055D3" w:rsidP="00E055D3">
      <w:pPr>
        <w:spacing w:line="480" w:lineRule="auto"/>
        <w:jc w:val="both"/>
        <w:rPr>
          <w:rFonts w:cs="Times New Roman"/>
          <w:color w:val="000000"/>
          <w:sz w:val="24"/>
          <w:szCs w:val="24"/>
        </w:rPr>
      </w:pPr>
    </w:p>
    <w:p w14:paraId="0C0AC760" w14:textId="77777777" w:rsidR="00E055D3" w:rsidRPr="00D956B0" w:rsidRDefault="00E055D3" w:rsidP="00E055D3">
      <w:pPr>
        <w:spacing w:line="480" w:lineRule="auto"/>
        <w:jc w:val="both"/>
        <w:rPr>
          <w:rFonts w:cs="Times New Roman"/>
          <w:b/>
          <w:bCs/>
          <w:color w:val="000000"/>
          <w:sz w:val="24"/>
          <w:szCs w:val="24"/>
        </w:rPr>
      </w:pPr>
      <w:r>
        <w:rPr>
          <w:rFonts w:cs="Times New Roman"/>
          <w:b/>
          <w:bCs/>
          <w:color w:val="000000"/>
          <w:sz w:val="24"/>
          <w:szCs w:val="24"/>
        </w:rPr>
        <w:t>2</w:t>
      </w:r>
      <w:r w:rsidRPr="00D956B0">
        <w:rPr>
          <w:rFonts w:cs="Times New Roman"/>
          <w:b/>
          <w:bCs/>
          <w:color w:val="000000"/>
          <w:sz w:val="24"/>
          <w:szCs w:val="24"/>
        </w:rPr>
        <w:t xml:space="preserve">. </w:t>
      </w:r>
      <w:r>
        <w:rPr>
          <w:rFonts w:cs="Times New Roman"/>
          <w:b/>
          <w:bCs/>
          <w:color w:val="000000"/>
          <w:sz w:val="24"/>
          <w:szCs w:val="24"/>
        </w:rPr>
        <w:t>FTIR</w:t>
      </w:r>
      <w:r w:rsidRPr="00D956B0">
        <w:rPr>
          <w:rFonts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cs="Times New Roman"/>
          <w:b/>
          <w:bCs/>
          <w:color w:val="000000"/>
          <w:sz w:val="24"/>
          <w:szCs w:val="24"/>
        </w:rPr>
        <w:t>A</w:t>
      </w:r>
      <w:r w:rsidRPr="00D956B0">
        <w:rPr>
          <w:rFonts w:cs="Times New Roman"/>
          <w:b/>
          <w:bCs/>
          <w:color w:val="000000"/>
          <w:sz w:val="24"/>
          <w:szCs w:val="24"/>
        </w:rPr>
        <w:t xml:space="preserve">nalysis </w:t>
      </w:r>
    </w:p>
    <w:p w14:paraId="148F5BF5" w14:textId="77777777" w:rsidR="00E055D3" w:rsidRPr="00306C80" w:rsidRDefault="00E055D3" w:rsidP="00E055D3">
      <w:pPr>
        <w:spacing w:line="480" w:lineRule="auto"/>
        <w:jc w:val="both"/>
        <w:rPr>
          <w:rFonts w:cs="Times New Roman"/>
          <w:color w:val="000000"/>
          <w:sz w:val="24"/>
          <w:szCs w:val="24"/>
        </w:rPr>
      </w:pPr>
      <w:r w:rsidRPr="00306C80">
        <w:rPr>
          <w:rFonts w:cs="Times New Roman"/>
          <w:color w:val="000000"/>
          <w:sz w:val="24"/>
          <w:szCs w:val="24"/>
        </w:rPr>
        <w:t>The FT-IR spectra of RDX, DNAN, and coated RDX with DNAN were obtained and presented in Figure</w:t>
      </w:r>
      <w:r>
        <w:rPr>
          <w:rFonts w:cs="Times New Roman"/>
          <w:color w:val="000000"/>
          <w:sz w:val="24"/>
          <w:szCs w:val="24"/>
        </w:rPr>
        <w:t>s</w:t>
      </w:r>
      <w:r w:rsidRPr="00306C80">
        <w:rPr>
          <w:rFonts w:cs="Times New Roman"/>
          <w:color w:val="000000"/>
          <w:sz w:val="24"/>
          <w:szCs w:val="24"/>
        </w:rPr>
        <w:t xml:space="preserve"> </w:t>
      </w:r>
      <w:r w:rsidRPr="0036148F">
        <w:rPr>
          <w:rFonts w:cs="Times New Roman"/>
          <w:sz w:val="24"/>
          <w:szCs w:val="24"/>
        </w:rPr>
        <w:t>S-</w:t>
      </w:r>
      <w:r>
        <w:rPr>
          <w:rFonts w:cs="Times New Roman"/>
          <w:sz w:val="24"/>
          <w:szCs w:val="24"/>
        </w:rPr>
        <w:t>1</w:t>
      </w:r>
      <w:r w:rsidRPr="0036148F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to</w:t>
      </w:r>
      <w:r w:rsidRPr="0036148F">
        <w:rPr>
          <w:rFonts w:cs="Times New Roman"/>
          <w:sz w:val="24"/>
          <w:szCs w:val="24"/>
        </w:rPr>
        <w:t xml:space="preserve"> S-</w:t>
      </w:r>
      <w:r>
        <w:rPr>
          <w:rFonts w:cs="Times New Roman"/>
          <w:sz w:val="24"/>
          <w:szCs w:val="24"/>
        </w:rPr>
        <w:t>3.</w:t>
      </w:r>
      <w:r w:rsidRPr="0036148F">
        <w:rPr>
          <w:rFonts w:cs="Times New Roman"/>
          <w:sz w:val="24"/>
          <w:szCs w:val="24"/>
        </w:rPr>
        <w:t xml:space="preserve"> </w:t>
      </w:r>
      <w:r w:rsidRPr="00306C80">
        <w:rPr>
          <w:rFonts w:cs="Times New Roman"/>
          <w:color w:val="000000"/>
          <w:sz w:val="24"/>
          <w:szCs w:val="24"/>
        </w:rPr>
        <w:t xml:space="preserve">According to Figure </w:t>
      </w:r>
      <w:r>
        <w:rPr>
          <w:rFonts w:cs="Times New Roman"/>
          <w:color w:val="000000"/>
          <w:sz w:val="24"/>
          <w:szCs w:val="24"/>
        </w:rPr>
        <w:t>S-3</w:t>
      </w:r>
      <w:r w:rsidRPr="00306C80">
        <w:rPr>
          <w:rFonts w:cs="Times New Roman"/>
          <w:color w:val="000000"/>
          <w:sz w:val="24"/>
          <w:szCs w:val="24"/>
        </w:rPr>
        <w:t>, the peak at 1160 cm</w:t>
      </w:r>
      <w:r w:rsidRPr="00306C80">
        <w:rPr>
          <w:rFonts w:cs="Times New Roman"/>
          <w:color w:val="000000"/>
          <w:sz w:val="24"/>
          <w:szCs w:val="24"/>
          <w:vertAlign w:val="superscript"/>
        </w:rPr>
        <w:t>-1</w:t>
      </w:r>
      <w:r w:rsidRPr="00306C80">
        <w:rPr>
          <w:rFonts w:cs="Times New Roman"/>
          <w:color w:val="000000"/>
          <w:sz w:val="24"/>
          <w:szCs w:val="24"/>
        </w:rPr>
        <w:t xml:space="preserve"> corresponds to the stretching vibration of the nitro group in DNAN, which aligns with the structure of 2,4-dinitroanisole. Additionally, the peak at 1725 cm</w:t>
      </w:r>
      <w:r w:rsidRPr="00306C80">
        <w:rPr>
          <w:rFonts w:cs="Times New Roman"/>
          <w:color w:val="000000"/>
          <w:sz w:val="24"/>
          <w:szCs w:val="24"/>
          <w:vertAlign w:val="superscript"/>
        </w:rPr>
        <w:t>-1</w:t>
      </w:r>
      <w:r w:rsidRPr="00306C80">
        <w:rPr>
          <w:rFonts w:cs="Times New Roman"/>
          <w:color w:val="000000"/>
          <w:sz w:val="24"/>
          <w:szCs w:val="24"/>
        </w:rPr>
        <w:t xml:space="preserve"> is attributed to the stretching vibration of a carbonyl group, suggesting the presence of a carbonyl moiety in the coated RDX material. This observation implies a potential interaction between RDX and DNAN, resulting in the introduction of the carbonyl group.</w:t>
      </w:r>
    </w:p>
    <w:p w14:paraId="5AC794AD" w14:textId="77777777" w:rsidR="00E055D3" w:rsidRPr="00306C80" w:rsidRDefault="00E055D3" w:rsidP="00E055D3">
      <w:pPr>
        <w:spacing w:line="480" w:lineRule="auto"/>
        <w:jc w:val="both"/>
        <w:rPr>
          <w:rFonts w:cs="Times New Roman"/>
          <w:color w:val="000000"/>
          <w:sz w:val="24"/>
          <w:szCs w:val="24"/>
        </w:rPr>
      </w:pPr>
    </w:p>
    <w:p w14:paraId="359FA669" w14:textId="77777777" w:rsidR="00E055D3" w:rsidRPr="00306C80" w:rsidRDefault="00E055D3" w:rsidP="00E055D3">
      <w:pPr>
        <w:spacing w:line="480" w:lineRule="auto"/>
        <w:jc w:val="center"/>
        <w:rPr>
          <w:rFonts w:cs="Times New Roman"/>
          <w:color w:val="000000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C6EECCC" wp14:editId="667F1B52">
            <wp:extent cx="5210175" cy="2924175"/>
            <wp:effectExtent l="0" t="0" r="9525" b="9525"/>
            <wp:docPr id="11" name="Picture 1" descr="RD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DX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FE3C2" w14:textId="77777777" w:rsidR="00E055D3" w:rsidRPr="00306C80" w:rsidRDefault="00E055D3" w:rsidP="00E055D3">
      <w:pPr>
        <w:spacing w:line="480" w:lineRule="auto"/>
        <w:jc w:val="center"/>
        <w:rPr>
          <w:rFonts w:asciiTheme="majorBidi" w:hAnsiTheme="majorBidi" w:cstheme="majorBidi"/>
          <w:color w:val="000000"/>
          <w:sz w:val="24"/>
          <w:szCs w:val="24"/>
          <w:lang w:bidi="fa-IR"/>
        </w:rPr>
      </w:pPr>
      <w:r w:rsidRPr="00306C80">
        <w:rPr>
          <w:rFonts w:asciiTheme="majorBidi" w:hAnsiTheme="majorBidi" w:cstheme="majorBidi"/>
          <w:b/>
          <w:bCs/>
          <w:color w:val="000000"/>
          <w:sz w:val="24"/>
          <w:szCs w:val="24"/>
        </w:rPr>
        <w:lastRenderedPageBreak/>
        <w:t xml:space="preserve">Figure </w:t>
      </w:r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t>S-1</w:t>
      </w:r>
      <w:r w:rsidRPr="00306C80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. </w:t>
      </w:r>
      <w:r w:rsidRPr="00306C80">
        <w:rPr>
          <w:rFonts w:asciiTheme="majorBidi" w:hAnsiTheme="majorBidi" w:cstheme="majorBidi"/>
          <w:color w:val="000000"/>
          <w:sz w:val="24"/>
          <w:szCs w:val="24"/>
        </w:rPr>
        <w:t>FT-IR</w:t>
      </w:r>
      <w:r>
        <w:rPr>
          <w:rFonts w:asciiTheme="majorBidi" w:hAnsiTheme="majorBidi" w:cstheme="majorBidi"/>
          <w:color w:val="000000"/>
          <w:sz w:val="24"/>
          <w:szCs w:val="24"/>
        </w:rPr>
        <w:t xml:space="preserve"> spectrum</w:t>
      </w:r>
      <w:r w:rsidRPr="00306C80">
        <w:rPr>
          <w:rFonts w:asciiTheme="majorBidi" w:hAnsiTheme="majorBidi" w:cstheme="majorBidi"/>
          <w:color w:val="000000"/>
          <w:sz w:val="24"/>
          <w:szCs w:val="24"/>
        </w:rPr>
        <w:t xml:space="preserve"> of RDX</w:t>
      </w:r>
    </w:p>
    <w:p w14:paraId="04916C9C" w14:textId="77777777" w:rsidR="00E055D3" w:rsidRPr="00306C80" w:rsidRDefault="00E055D3" w:rsidP="00E055D3">
      <w:pPr>
        <w:spacing w:line="480" w:lineRule="auto"/>
        <w:jc w:val="center"/>
        <w:rPr>
          <w:rFonts w:cs="Times New Roman"/>
          <w:color w:val="000000"/>
          <w:sz w:val="24"/>
          <w:szCs w:val="24"/>
        </w:rPr>
      </w:pPr>
    </w:p>
    <w:p w14:paraId="5A005C0F" w14:textId="77777777" w:rsidR="00E055D3" w:rsidRPr="00306C80" w:rsidRDefault="00E055D3" w:rsidP="00E055D3">
      <w:pPr>
        <w:spacing w:line="480" w:lineRule="auto"/>
        <w:jc w:val="center"/>
        <w:rPr>
          <w:rFonts w:cs="Times New Roman"/>
          <w:color w:val="000000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5480CBE" wp14:editId="281D9F0E">
            <wp:extent cx="5267325" cy="2971800"/>
            <wp:effectExtent l="0" t="0" r="9525" b="0"/>
            <wp:docPr id="12" name="Picture 12" descr="DN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NA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89EEA" w14:textId="77777777" w:rsidR="00E055D3" w:rsidRPr="00306C80" w:rsidRDefault="00E055D3" w:rsidP="00E055D3">
      <w:pPr>
        <w:spacing w:line="480" w:lineRule="auto"/>
        <w:jc w:val="center"/>
        <w:rPr>
          <w:rFonts w:asciiTheme="majorBidi" w:hAnsiTheme="majorBidi" w:cstheme="majorBidi"/>
          <w:color w:val="000000"/>
          <w:sz w:val="24"/>
          <w:szCs w:val="24"/>
          <w:lang w:bidi="fa-IR"/>
        </w:rPr>
      </w:pPr>
      <w:r w:rsidRPr="00306C80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Figure </w:t>
      </w:r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t>S-2</w:t>
      </w:r>
      <w:r w:rsidRPr="00306C80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. </w:t>
      </w:r>
      <w:r w:rsidRPr="00306C80">
        <w:rPr>
          <w:rFonts w:asciiTheme="majorBidi" w:hAnsiTheme="majorBidi" w:cstheme="majorBidi"/>
          <w:color w:val="000000"/>
          <w:sz w:val="24"/>
          <w:szCs w:val="24"/>
        </w:rPr>
        <w:t xml:space="preserve">FT-IR </w:t>
      </w:r>
      <w:r>
        <w:rPr>
          <w:rFonts w:asciiTheme="majorBidi" w:hAnsiTheme="majorBidi" w:cstheme="majorBidi"/>
          <w:color w:val="000000"/>
          <w:sz w:val="24"/>
          <w:szCs w:val="24"/>
        </w:rPr>
        <w:t>spectrum</w:t>
      </w:r>
      <w:r w:rsidRPr="00306C80">
        <w:rPr>
          <w:rFonts w:asciiTheme="majorBidi" w:hAnsiTheme="majorBidi" w:cstheme="majorBidi"/>
          <w:color w:val="000000"/>
          <w:sz w:val="24"/>
          <w:szCs w:val="24"/>
        </w:rPr>
        <w:t xml:space="preserve"> of DNAN</w:t>
      </w:r>
    </w:p>
    <w:p w14:paraId="43554D53" w14:textId="77777777" w:rsidR="00E055D3" w:rsidRPr="00306C80" w:rsidRDefault="00E055D3" w:rsidP="00E055D3">
      <w:pPr>
        <w:spacing w:line="480" w:lineRule="auto"/>
        <w:jc w:val="center"/>
        <w:rPr>
          <w:rFonts w:cs="Times New Roman"/>
          <w:color w:val="000000"/>
          <w:sz w:val="24"/>
          <w:szCs w:val="24"/>
        </w:rPr>
      </w:pPr>
    </w:p>
    <w:p w14:paraId="3A844C95" w14:textId="77777777" w:rsidR="00E055D3" w:rsidRPr="00306C80" w:rsidRDefault="00E055D3" w:rsidP="00E055D3">
      <w:pPr>
        <w:spacing w:line="480" w:lineRule="auto"/>
        <w:jc w:val="center"/>
        <w:rPr>
          <w:rFonts w:cs="Times New Roman"/>
          <w:color w:val="000000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36BA13F" wp14:editId="2315BA77">
            <wp:extent cx="5314950" cy="2990850"/>
            <wp:effectExtent l="0" t="0" r="0" b="0"/>
            <wp:docPr id="13" name="Picture 3" descr="RDX-DN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DX-DNA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99E50" w14:textId="5D052257" w:rsidR="00E055D3" w:rsidRPr="00306C80" w:rsidRDefault="00E055D3" w:rsidP="00FF3B47">
      <w:pPr>
        <w:spacing w:line="480" w:lineRule="auto"/>
        <w:jc w:val="center"/>
        <w:rPr>
          <w:rFonts w:cs="Times New Roman"/>
          <w:color w:val="000000"/>
          <w:sz w:val="24"/>
          <w:szCs w:val="24"/>
        </w:rPr>
      </w:pPr>
      <w:r w:rsidRPr="00306C80">
        <w:rPr>
          <w:rFonts w:cs="Times New Roman"/>
          <w:b/>
          <w:bCs/>
          <w:color w:val="000000"/>
          <w:sz w:val="24"/>
          <w:szCs w:val="24"/>
        </w:rPr>
        <w:t xml:space="preserve">Figure </w:t>
      </w:r>
      <w:r>
        <w:rPr>
          <w:rFonts w:cs="Times New Roman"/>
          <w:b/>
          <w:bCs/>
          <w:color w:val="000000"/>
          <w:sz w:val="24"/>
          <w:szCs w:val="24"/>
        </w:rPr>
        <w:t>S-3</w:t>
      </w:r>
      <w:r w:rsidRPr="00306C80">
        <w:rPr>
          <w:rFonts w:cs="Times New Roman"/>
          <w:b/>
          <w:bCs/>
          <w:color w:val="000000"/>
          <w:sz w:val="24"/>
          <w:szCs w:val="24"/>
        </w:rPr>
        <w:t>.</w:t>
      </w:r>
      <w:r w:rsidRPr="00306C80">
        <w:rPr>
          <w:rFonts w:ascii="MyriadPro-Semibold" w:hAnsi="MyriadPro-Semibold"/>
          <w:b/>
          <w:bCs/>
          <w:color w:val="000000"/>
          <w:sz w:val="24"/>
          <w:szCs w:val="24"/>
        </w:rPr>
        <w:t xml:space="preserve"> </w:t>
      </w:r>
      <w:r w:rsidRPr="00306C80">
        <w:rPr>
          <w:rFonts w:cs="Times New Roman"/>
          <w:color w:val="000000"/>
          <w:sz w:val="24"/>
          <w:szCs w:val="24"/>
        </w:rPr>
        <w:t xml:space="preserve">FT-IR </w:t>
      </w:r>
      <w:r>
        <w:rPr>
          <w:rFonts w:asciiTheme="majorBidi" w:hAnsiTheme="majorBidi" w:cstheme="majorBidi"/>
          <w:color w:val="000000"/>
          <w:sz w:val="24"/>
          <w:szCs w:val="24"/>
        </w:rPr>
        <w:t>spectrum</w:t>
      </w:r>
      <w:r w:rsidRPr="00306C80">
        <w:rPr>
          <w:rFonts w:cs="Times New Roman"/>
          <w:color w:val="000000"/>
          <w:sz w:val="24"/>
          <w:szCs w:val="24"/>
        </w:rPr>
        <w:t xml:space="preserve"> of coated RDX with DNAN</w:t>
      </w:r>
    </w:p>
    <w:p w14:paraId="149B1485" w14:textId="1DDDA787" w:rsidR="00142ECA" w:rsidRDefault="002230C1" w:rsidP="002230C1">
      <w:pPr>
        <w:spacing w:line="480" w:lineRule="auto"/>
        <w:jc w:val="both"/>
        <w:rPr>
          <w:rFonts w:cs="Times New Roman"/>
          <w:b/>
          <w:bCs/>
          <w:color w:val="000000"/>
          <w:sz w:val="24"/>
          <w:szCs w:val="24"/>
        </w:rPr>
      </w:pPr>
      <w:r>
        <w:rPr>
          <w:rFonts w:cs="Times New Roman"/>
          <w:b/>
          <w:bCs/>
          <w:color w:val="000000"/>
          <w:sz w:val="24"/>
          <w:szCs w:val="24"/>
        </w:rPr>
        <w:lastRenderedPageBreak/>
        <w:t xml:space="preserve">3. </w:t>
      </w:r>
      <w:r w:rsidRPr="002230C1">
        <w:rPr>
          <w:rFonts w:cs="Times New Roman"/>
          <w:b/>
          <w:bCs/>
          <w:color w:val="000000"/>
          <w:sz w:val="24"/>
          <w:szCs w:val="24"/>
        </w:rPr>
        <w:t>TG-DSC Analysis</w:t>
      </w:r>
    </w:p>
    <w:p w14:paraId="5B70ABBA" w14:textId="047CAFD9" w:rsidR="002230C1" w:rsidRDefault="002230C1" w:rsidP="002230C1">
      <w:pPr>
        <w:spacing w:line="480" w:lineRule="auto"/>
        <w:jc w:val="both"/>
        <w:rPr>
          <w:rFonts w:cs="Times New Roman"/>
          <w:color w:val="000000"/>
          <w:sz w:val="24"/>
          <w:szCs w:val="24"/>
        </w:rPr>
      </w:pPr>
      <w:r w:rsidRPr="002230C1">
        <w:rPr>
          <w:rFonts w:cs="Times New Roman"/>
          <w:color w:val="000000"/>
          <w:sz w:val="24"/>
          <w:szCs w:val="24"/>
        </w:rPr>
        <w:t>Separate TG curves for pure RDX, pure DNAN and RDX coated with DNAN are given through Figures S-4 to S-6.</w:t>
      </w:r>
    </w:p>
    <w:p w14:paraId="3E72BFD8" w14:textId="2C28DC34" w:rsidR="002230C1" w:rsidRDefault="00BC7A79" w:rsidP="002230C1">
      <w:pPr>
        <w:spacing w:line="480" w:lineRule="auto"/>
        <w:jc w:val="both"/>
        <w:rPr>
          <w:rFonts w:cs="Times New Roman"/>
          <w:color w:val="000000"/>
          <w:sz w:val="24"/>
          <w:szCs w:val="24"/>
        </w:rPr>
      </w:pPr>
      <w:r w:rsidRPr="00BC7A79">
        <w:rPr>
          <w:rFonts w:cs="Times New Roman"/>
          <w:noProof/>
          <w:color w:val="000000"/>
          <w:sz w:val="24"/>
          <w:szCs w:val="24"/>
        </w:rPr>
        <w:drawing>
          <wp:inline distT="0" distB="0" distL="0" distR="0" wp14:anchorId="0B26DC46" wp14:editId="78950497">
            <wp:extent cx="5943600" cy="31572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0CAD7" w14:textId="610B0F0E" w:rsidR="00BC7A79" w:rsidRDefault="00BC7A79" w:rsidP="00BC7A79">
      <w:pPr>
        <w:spacing w:line="480" w:lineRule="auto"/>
        <w:jc w:val="center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>Figure S-4. TG-DSC curves of pure RDX</w:t>
      </w:r>
    </w:p>
    <w:p w14:paraId="004D760A" w14:textId="36B60AF7" w:rsidR="00BC7A79" w:rsidRDefault="00BC7A79" w:rsidP="00BC7A79">
      <w:pPr>
        <w:spacing w:line="480" w:lineRule="auto"/>
        <w:jc w:val="center"/>
        <w:rPr>
          <w:rFonts w:cs="Times New Roman"/>
          <w:color w:val="000000"/>
          <w:sz w:val="24"/>
          <w:szCs w:val="24"/>
        </w:rPr>
      </w:pPr>
    </w:p>
    <w:p w14:paraId="00CF7B74" w14:textId="1547465D" w:rsidR="00BC7A79" w:rsidRDefault="00BC7A79" w:rsidP="00BC7A79">
      <w:pPr>
        <w:spacing w:line="480" w:lineRule="auto"/>
        <w:jc w:val="center"/>
        <w:rPr>
          <w:rFonts w:cs="Times New Roman"/>
          <w:color w:val="000000"/>
          <w:sz w:val="24"/>
          <w:szCs w:val="24"/>
        </w:rPr>
      </w:pPr>
      <w:r w:rsidRPr="00BC7A79">
        <w:rPr>
          <w:rFonts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1A142157" wp14:editId="64BD8CD9">
            <wp:extent cx="5943600" cy="32016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CF7CE" w14:textId="07DE0879" w:rsidR="00BC7A79" w:rsidRDefault="00BC7A79" w:rsidP="00BC7A79">
      <w:pPr>
        <w:spacing w:line="480" w:lineRule="auto"/>
        <w:jc w:val="center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>Figure S-5. TG-DSC curves of pure DNAN</w:t>
      </w:r>
    </w:p>
    <w:p w14:paraId="6BF7C7EC" w14:textId="77777777" w:rsidR="00BC7A79" w:rsidRDefault="00BC7A79" w:rsidP="00BC7A79">
      <w:pPr>
        <w:spacing w:line="480" w:lineRule="auto"/>
        <w:jc w:val="center"/>
        <w:rPr>
          <w:rFonts w:cs="Times New Roman"/>
          <w:color w:val="000000"/>
          <w:sz w:val="24"/>
          <w:szCs w:val="24"/>
        </w:rPr>
      </w:pPr>
    </w:p>
    <w:p w14:paraId="5839ADE1" w14:textId="5C8FED90" w:rsidR="00BC7A79" w:rsidRDefault="00BC7A79" w:rsidP="00BC7A79">
      <w:pPr>
        <w:spacing w:line="480" w:lineRule="auto"/>
        <w:jc w:val="center"/>
        <w:rPr>
          <w:rFonts w:cs="Times New Roman"/>
          <w:color w:val="000000"/>
          <w:sz w:val="24"/>
          <w:szCs w:val="24"/>
        </w:rPr>
      </w:pPr>
      <w:r w:rsidRPr="00BC7A79">
        <w:rPr>
          <w:rFonts w:cs="Times New Roman"/>
          <w:noProof/>
          <w:color w:val="000000"/>
          <w:sz w:val="24"/>
          <w:szCs w:val="24"/>
        </w:rPr>
        <w:drawing>
          <wp:inline distT="0" distB="0" distL="0" distR="0" wp14:anchorId="736EEC38" wp14:editId="7675F320">
            <wp:extent cx="5943600" cy="30905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1AA11" w14:textId="38B1732B" w:rsidR="00BC7A79" w:rsidRDefault="00BC7A79" w:rsidP="00BC7A79">
      <w:pPr>
        <w:spacing w:line="480" w:lineRule="auto"/>
        <w:jc w:val="center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>Figure S-6. TG-DSC curves of RDX coated with DNAN</w:t>
      </w:r>
    </w:p>
    <w:p w14:paraId="55109958" w14:textId="77777777" w:rsidR="00BC7A79" w:rsidRDefault="00BC7A79" w:rsidP="00BC7A79">
      <w:pPr>
        <w:spacing w:line="480" w:lineRule="auto"/>
        <w:jc w:val="center"/>
        <w:rPr>
          <w:rFonts w:cs="Times New Roman"/>
          <w:color w:val="000000"/>
          <w:sz w:val="24"/>
          <w:szCs w:val="24"/>
        </w:rPr>
      </w:pPr>
    </w:p>
    <w:p w14:paraId="355ABE5A" w14:textId="77777777" w:rsidR="00BC7A79" w:rsidRPr="002230C1" w:rsidRDefault="00BC7A79" w:rsidP="00BC7A79">
      <w:pPr>
        <w:spacing w:line="480" w:lineRule="auto"/>
        <w:jc w:val="center"/>
        <w:rPr>
          <w:rFonts w:cs="Times New Roman"/>
          <w:color w:val="000000"/>
          <w:sz w:val="24"/>
          <w:szCs w:val="24"/>
        </w:rPr>
      </w:pPr>
    </w:p>
    <w:sectPr w:rsidR="00BC7A79" w:rsidRPr="002230C1" w:rsidSect="00856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yriadPro-Semi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enovo">
    <w15:presenceInfo w15:providerId="None" w15:userId="Leno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5D3"/>
    <w:rsid w:val="000D47DF"/>
    <w:rsid w:val="002230C1"/>
    <w:rsid w:val="00227E9F"/>
    <w:rsid w:val="007B42E5"/>
    <w:rsid w:val="00BC7A79"/>
    <w:rsid w:val="00C0624D"/>
    <w:rsid w:val="00C4553A"/>
    <w:rsid w:val="00C923C8"/>
    <w:rsid w:val="00C9432A"/>
    <w:rsid w:val="00E055D3"/>
    <w:rsid w:val="00F53940"/>
    <w:rsid w:val="00FF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97944"/>
  <w15:chartTrackingRefBased/>
  <w15:docId w15:val="{A9FBF0CB-73B6-41E9-88E4-EC275C1C8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055D3"/>
    <w:pPr>
      <w:spacing w:after="0" w:line="240" w:lineRule="auto"/>
    </w:pPr>
    <w:rPr>
      <w:rFonts w:ascii="Times New Roman" w:eastAsia="Times New Roman" w:hAnsi="Times New Roman" w:cs="B Nazani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055D3"/>
    <w:pPr>
      <w:spacing w:after="0" w:line="240" w:lineRule="auto"/>
    </w:pPr>
    <w:rPr>
      <w:rFonts w:ascii="Times New Roman" w:eastAsia="Times New Roman" w:hAnsi="Times New Roman" w:cs="B Nazani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Style">
    <w:name w:val="TitleStyle"/>
    <w:basedOn w:val="Normal"/>
    <w:rsid w:val="007B42E5"/>
    <w:pPr>
      <w:overflowPunct w:val="0"/>
      <w:autoSpaceDE w:val="0"/>
      <w:autoSpaceDN w:val="0"/>
      <w:adjustRightInd w:val="0"/>
      <w:spacing w:line="480" w:lineRule="auto"/>
      <w:jc w:val="center"/>
      <w:textAlignment w:val="baseline"/>
    </w:pPr>
    <w:rPr>
      <w:rFonts w:cs="Times New Roman"/>
      <w:b/>
      <w:sz w:val="28"/>
      <w:lang w:val="en-GB"/>
    </w:rPr>
  </w:style>
  <w:style w:type="paragraph" w:customStyle="1" w:styleId="AuthorsStyle">
    <w:name w:val="AuthorsStyle"/>
    <w:basedOn w:val="Normal"/>
    <w:rsid w:val="007B42E5"/>
    <w:pPr>
      <w:overflowPunct w:val="0"/>
      <w:autoSpaceDE w:val="0"/>
      <w:autoSpaceDN w:val="0"/>
      <w:adjustRightInd w:val="0"/>
      <w:spacing w:line="480" w:lineRule="auto"/>
      <w:jc w:val="center"/>
      <w:textAlignment w:val="baseline"/>
    </w:pPr>
    <w:rPr>
      <w:rFonts w:cs="Times New Roman"/>
      <w:caps/>
      <w:sz w:val="24"/>
      <w:lang w:val="en-GB"/>
    </w:rPr>
  </w:style>
  <w:style w:type="paragraph" w:customStyle="1" w:styleId="AffiliationStyle">
    <w:name w:val="AffiliationStyle"/>
    <w:basedOn w:val="Normal"/>
    <w:rsid w:val="007B42E5"/>
    <w:pPr>
      <w:overflowPunct w:val="0"/>
      <w:autoSpaceDE w:val="0"/>
      <w:autoSpaceDN w:val="0"/>
      <w:adjustRightInd w:val="0"/>
      <w:spacing w:line="480" w:lineRule="auto"/>
      <w:jc w:val="center"/>
      <w:textAlignment w:val="baseline"/>
    </w:pPr>
    <w:rPr>
      <w:rFonts w:cs="Times New Roman"/>
      <w:i/>
      <w:sz w:val="24"/>
      <w:lang w:val="en-GB"/>
    </w:rPr>
  </w:style>
  <w:style w:type="paragraph" w:customStyle="1" w:styleId="MiscellaneousStyle">
    <w:name w:val="MiscellaneousStyle"/>
    <w:basedOn w:val="Normal"/>
    <w:link w:val="MiscellaneousStyleChar"/>
    <w:rsid w:val="007B42E5"/>
    <w:pPr>
      <w:overflowPunct w:val="0"/>
      <w:autoSpaceDE w:val="0"/>
      <w:autoSpaceDN w:val="0"/>
      <w:adjustRightInd w:val="0"/>
      <w:spacing w:line="480" w:lineRule="auto"/>
      <w:ind w:left="993" w:hanging="993"/>
      <w:jc w:val="both"/>
      <w:textAlignment w:val="baseline"/>
    </w:pPr>
    <w:rPr>
      <w:rFonts w:cs="Times New Roman"/>
      <w:sz w:val="24"/>
      <w:lang w:val="en-GB"/>
    </w:rPr>
  </w:style>
  <w:style w:type="character" w:styleId="Hyperlink">
    <w:name w:val="Hyperlink"/>
    <w:basedOn w:val="DefaultParagraphFont"/>
    <w:rsid w:val="007B42E5"/>
    <w:rPr>
      <w:color w:val="0000FF"/>
      <w:u w:val="single"/>
    </w:rPr>
  </w:style>
  <w:style w:type="character" w:customStyle="1" w:styleId="MiscellaneousStyleChar">
    <w:name w:val="MiscellaneousStyle Char"/>
    <w:basedOn w:val="DefaultParagraphFont"/>
    <w:link w:val="MiscellaneousStyle"/>
    <w:rsid w:val="007B42E5"/>
    <w:rPr>
      <w:rFonts w:ascii="Times New Roman" w:eastAsia="Times New Roman" w:hAnsi="Times New Roman" w:cs="Times New Roman"/>
      <w:sz w:val="24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3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hyperlink" Target="mailto:nargeszohari@mut.ac.ir" TargetMode="External"/><Relationship Id="rId10" Type="http://schemas.openxmlformats.org/officeDocument/2006/relationships/image" Target="media/image5.emf"/><Relationship Id="rId4" Type="http://schemas.openxmlformats.org/officeDocument/2006/relationships/hyperlink" Target="mailto:nargeszohari@gmail.com" TargetMode="External"/><Relationship Id="rId9" Type="http://schemas.openxmlformats.org/officeDocument/2006/relationships/image" Target="media/image4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Lenovo</cp:lastModifiedBy>
  <cp:revision>7</cp:revision>
  <dcterms:created xsi:type="dcterms:W3CDTF">2024-09-29T06:44:00Z</dcterms:created>
  <dcterms:modified xsi:type="dcterms:W3CDTF">2025-04-23T06:09:00Z</dcterms:modified>
</cp:coreProperties>
</file>