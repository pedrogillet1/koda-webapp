
<file path=[Content_Types].xml><?xml version="1.0" encoding="utf-8"?>
<Types xmlns="http://schemas.openxmlformats.org/package/2006/content-types">
  <Default Extension="xml" ContentType="application/xml"/>
  <Default Extension="tiff" ContentType="image/tif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8942AB">
      <w:pPr>
        <w:jc w:val="center"/>
        <w:rPr>
          <w:rFonts w:ascii="Times New Roman" w:hAnsi="Times New Roman"/>
          <w:b/>
          <w:bCs/>
          <w:color w:val="000000"/>
          <w:sz w:val="24"/>
        </w:rPr>
      </w:pPr>
      <w:r>
        <w:rPr>
          <w:rFonts w:hint="eastAsia" w:ascii="Times New Roman" w:hAnsi="Times New Roman"/>
          <w:b/>
          <w:bCs/>
          <w:color w:val="000000"/>
          <w:sz w:val="24"/>
        </w:rPr>
        <w:t>Supplementary Material</w:t>
      </w:r>
    </w:p>
    <w:p w14:paraId="7ECF97EC">
      <w:pPr>
        <w:rPr>
          <w:rFonts w:ascii="Times New Roman" w:hAnsi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7D043809">
      <w:pPr>
        <w:adjustRightInd w:val="0"/>
        <w:snapToGrid w:val="0"/>
        <w:spacing w:line="480" w:lineRule="auto"/>
        <w:jc w:val="left"/>
        <w:rPr>
          <w:rFonts w:ascii="Times New Roman" w:hAnsi="Times New Roman"/>
          <w:color w:val="000000"/>
          <w:sz w:val="22"/>
          <w:szCs w:val="22"/>
        </w:rPr>
      </w:pPr>
      <w:r>
        <w:rPr>
          <w:rFonts w:ascii="Times New Roman" w:hAnsi="Times New Roman"/>
          <w:b/>
          <w:bCs/>
          <w:color w:val="000000"/>
          <w:sz w:val="22"/>
          <w:szCs w:val="22"/>
        </w:rPr>
        <w:t>Prognostic usefulness of clinical complete response after</w:t>
      </w: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</w:t>
      </w:r>
      <w:r>
        <w:rPr>
          <w:rFonts w:ascii="Times New Roman" w:hAnsi="Times New Roman" w:eastAsia="宋体" w:cs="Times New Roman"/>
          <w:b/>
          <w:bCs/>
          <w:color w:val="000000"/>
          <w:sz w:val="22"/>
          <w:szCs w:val="22"/>
        </w:rPr>
        <w:t>PD-1 inhibitor</w:t>
      </w:r>
      <w:r>
        <w:rPr>
          <w:rFonts w:hint="eastAsia" w:ascii="Times New Roman" w:hAnsi="Times New Roman" w:cs="Times New Roman"/>
          <w:b/>
          <w:bCs/>
          <w:color w:val="000000"/>
          <w:sz w:val="22"/>
          <w:szCs w:val="22"/>
        </w:rPr>
        <w:t>-</w:t>
      </w:r>
      <w:r>
        <w:rPr>
          <w:rFonts w:ascii="Times New Roman" w:hAnsi="Times New Roman" w:eastAsia="宋体" w:cs="Times New Roman"/>
          <w:b/>
          <w:bCs/>
          <w:color w:val="000000"/>
          <w:sz w:val="22"/>
          <w:szCs w:val="22"/>
        </w:rPr>
        <w:t>based combination therapy</w:t>
      </w: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color w:val="000000"/>
          <w:sz w:val="22"/>
          <w:szCs w:val="22"/>
        </w:rPr>
        <w:t>for unresectable hepatocellular carcinoma</w:t>
      </w: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(GUIDANCE006)</w:t>
      </w:r>
    </w:p>
    <w:p w14:paraId="25E6A27D">
      <w:pPr>
        <w:adjustRightInd w:val="0"/>
        <w:snapToGrid w:val="0"/>
        <w:spacing w:line="480" w:lineRule="auto"/>
        <w:jc w:val="left"/>
        <w:rPr>
          <w:rFonts w:ascii="Times New Roman" w:hAnsi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/>
          <w:sz w:val="22"/>
          <w:szCs w:val="22"/>
        </w:rPr>
        <w:t>Liang Ma, Da-Long Yang, Teng-Meng Zhong, Qing-Qing Pang, Min Luo, Wen-Feng Li, Yi-He Yan, Kang Che</w:t>
      </w:r>
      <w:r>
        <w:rPr>
          <w:rFonts w:hint="eastAsia" w:ascii="Times New Roman" w:hAnsi="Times New Roman"/>
          <w:color w:val="000000"/>
          <w:sz w:val="22"/>
          <w:szCs w:val="22"/>
        </w:rPr>
        <w:t>n</w:t>
      </w:r>
      <w:r>
        <w:rPr>
          <w:rFonts w:ascii="Times New Roman" w:hAnsi="Times New Roman"/>
          <w:color w:val="000000"/>
          <w:sz w:val="22"/>
          <w:szCs w:val="22"/>
        </w:rPr>
        <w:t>, Guo-Dong Wang, Fu-Quan Yang, Yong-Cheng Lai, Yao-Zhi Chen, Ming-Song Wu, Xiao-Feng Dong, Yong-Yu Yang, Ning Peng, Jun-Liang Nong, Ze Su, Ya-Qun Yu, Lin Ye, Fan-Jian Zeng, Shao-Ping Liu, Xue-Yao Wang, Hong-Bing Yao, Chuang Qin, Mian-Jing Li, Jie Liu, Yong-Rong Liang, Pei-Sheng Wu, Fu-Xin Li, Xian-Shuang Mao, Shu-Chang Chen, Jun-Jie Ou, Si-Cong Lu, Zhi-Cheng Li,</w:t>
      </w:r>
      <w:r>
        <w:rPr>
          <w:rFonts w:hint="eastAsia" w:ascii="Times New Roman" w:hAnsi="Times New Roman"/>
          <w:color w:val="000000"/>
          <w:sz w:val="22"/>
          <w:szCs w:val="22"/>
        </w:rPr>
        <w:t xml:space="preserve"> </w:t>
      </w:r>
      <w:r>
        <w:rPr>
          <w:rFonts w:ascii="Times New Roman" w:hAnsi="Times New Roman"/>
          <w:color w:val="000000"/>
          <w:sz w:val="22"/>
          <w:szCs w:val="22"/>
        </w:rPr>
        <w:t>Zhen Liu,</w:t>
      </w:r>
      <w:r>
        <w:rPr>
          <w:rStyle w:val="13"/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color w:val="000000"/>
          <w:sz w:val="22"/>
          <w:szCs w:val="22"/>
        </w:rPr>
        <w:t>Jia-Yong Su, Li-Xin Pan, Ping-Ping Guo, and Jian-Hong Zhong</w:t>
      </w:r>
      <w:r>
        <w:rPr>
          <w:rFonts w:hint="eastAsia" w:ascii="Times New Roman" w:hAnsi="Times New Roman"/>
          <w:color w:val="000000"/>
          <w:sz w:val="22"/>
          <w:szCs w:val="22"/>
        </w:rPr>
        <w:t xml:space="preserve"> </w:t>
      </w:r>
      <w:r>
        <w:rPr>
          <w:rFonts w:ascii="Times New Roman" w:hAnsi="Times New Roman"/>
          <w:color w:val="000000"/>
          <w:sz w:val="22"/>
          <w:szCs w:val="22"/>
        </w:rPr>
        <w:t>on behalf of the GUIDANCE investigators</w:t>
      </w:r>
    </w:p>
    <w:p w14:paraId="1BF45A92">
      <w:pPr>
        <w:spacing w:line="360" w:lineRule="auto"/>
        <w:rPr>
          <w:rFonts w:ascii="Times New Roman" w:hAnsi="Times New Roman"/>
          <w:b/>
          <w:bCs/>
          <w:sz w:val="24"/>
        </w:rPr>
        <w:sectPr>
          <w:footerReference r:id="rId3" w:type="default"/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 w14:paraId="08435F9F">
      <w:pPr>
        <w:spacing w:line="360" w:lineRule="auto"/>
        <w:rPr>
          <w:rFonts w:ascii="Times New Roman" w:hAnsi="Times New Roman"/>
          <w:b/>
          <w:bCs/>
          <w:sz w:val="24"/>
        </w:rPr>
      </w:pPr>
      <w:r>
        <w:rPr>
          <w:rFonts w:hint="eastAsia" w:ascii="Times New Roman" w:hAnsi="Times New Roman"/>
          <w:b/>
          <w:bCs/>
          <w:sz w:val="24"/>
        </w:rPr>
        <w:t>Supplementary Methods</w:t>
      </w:r>
    </w:p>
    <w:p w14:paraId="1BB7FC4E">
      <w:pPr>
        <w:spacing w:line="360" w:lineRule="auto"/>
        <w:rPr>
          <w:rFonts w:ascii="Times New Roman" w:hAnsi="Times New Roman"/>
          <w:b/>
          <w:bCs/>
          <w:sz w:val="24"/>
        </w:rPr>
      </w:pPr>
      <w:r>
        <w:rPr>
          <w:rFonts w:hint="eastAsia" w:ascii="Times New Roman" w:hAnsi="Times New Roman"/>
          <w:b/>
          <w:bCs/>
          <w:sz w:val="24"/>
        </w:rPr>
        <w:t xml:space="preserve">Method S1. </w:t>
      </w:r>
      <w:r>
        <w:rPr>
          <w:rFonts w:ascii="Times New Roman" w:hAnsi="Times New Roman" w:eastAsia="Times New Roman" w:cs="Times New Roman"/>
          <w:b/>
          <w:sz w:val="24"/>
        </w:rPr>
        <w:t>Criteria for “unresectable” and “resectable” hepatocellular carcinoma in this study</w:t>
      </w:r>
    </w:p>
    <w:p w14:paraId="7C56EFE2">
      <w:pPr>
        <w:spacing w:line="360" w:lineRule="auto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 w:eastAsia="Times New Roman" w:cs="Times New Roman"/>
          <w:sz w:val="24"/>
        </w:rPr>
        <w:t>To be considered unresectable, HCC had to meet at least one of the following criteria</w:t>
      </w:r>
      <w:r>
        <w:rPr>
          <w:rFonts w:ascii="Times New Roman" w:hAnsi="Times New Roman" w:eastAsia="微软雅黑"/>
          <w:sz w:val="24"/>
        </w:rPr>
        <w:fldChar w:fldCharType="begin">
          <w:fldData xml:space="preserve">PEVuZE5vdGU+PENpdGU+PEF1dGhvcj5Ba2Fob3NoaTwvQXV0aG9yPjxZZWFyPjIwMjQ8L1llYXI+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</w:fldData>
        </w:fldChar>
      </w:r>
      <w:r>
        <w:rPr>
          <w:rFonts w:hint="eastAsia" w:ascii="Times New Roman" w:hAnsi="Times New Roman" w:eastAsia="微软雅黑"/>
          <w:sz w:val="24"/>
        </w:rPr>
        <w:instrText xml:space="preserve"> ADDIN EN.CITE </w:instrText>
      </w:r>
      <w:r>
        <w:rPr>
          <w:rFonts w:hint="eastAsia" w:ascii="Times New Roman" w:hAnsi="Times New Roman" w:eastAsia="微软雅黑"/>
          <w:sz w:val="24"/>
        </w:rPr>
        <w:fldChar w:fldCharType="begin">
          <w:fldData xml:space="preserve">PEVuZE5vdGU+PENpdGU+PEF1dGhvcj5Ba2Fob3NoaTwvQXV0aG9yPjxZZWFyPjIwMjQ8L1llYXI+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</w:fldData>
        </w:fldChar>
      </w:r>
      <w:r>
        <w:rPr>
          <w:rFonts w:hint="eastAsia" w:ascii="Times New Roman" w:hAnsi="Times New Roman" w:eastAsia="微软雅黑"/>
          <w:sz w:val="24"/>
        </w:rPr>
        <w:instrText xml:space="preserve"> ADDIN EN.CITE.DATA </w:instrText>
      </w:r>
      <w:r>
        <w:rPr>
          <w:rFonts w:ascii="Times New Roman" w:hAnsi="Times New Roman" w:eastAsia="微软雅黑"/>
          <w:sz w:val="24"/>
        </w:rPr>
        <w:fldChar w:fldCharType="separate"/>
      </w:r>
      <w:r>
        <w:rPr>
          <w:rFonts w:hint="eastAsia" w:ascii="Times New Roman" w:hAnsi="Times New Roman" w:eastAsia="微软雅黑"/>
          <w:sz w:val="24"/>
        </w:rPr>
        <w:fldChar w:fldCharType="end"/>
      </w:r>
      <w:r>
        <w:rPr>
          <w:rFonts w:ascii="Times New Roman" w:hAnsi="Times New Roman" w:eastAsia="微软雅黑"/>
          <w:sz w:val="24"/>
        </w:rPr>
        <w:fldChar w:fldCharType="separate"/>
      </w:r>
      <w:r>
        <w:rPr>
          <w:rFonts w:hint="eastAsia" w:ascii="Times New Roman" w:hAnsi="Times New Roman" w:eastAsia="微软雅黑"/>
          <w:sz w:val="24"/>
          <w:vertAlign w:val="superscript"/>
        </w:rPr>
        <w:t>1-3</w:t>
      </w:r>
      <w:r>
        <w:rPr>
          <w:rFonts w:ascii="Times New Roman" w:hAnsi="Times New Roman" w:eastAsia="微软雅黑"/>
          <w:sz w:val="24"/>
        </w:rPr>
        <w:fldChar w:fldCharType="end"/>
      </w:r>
      <w:r>
        <w:rPr>
          <w:rFonts w:ascii="Times New Roman" w:hAnsi="Times New Roman" w:eastAsia="Times New Roman" w:cs="Times New Roman"/>
          <w:sz w:val="24"/>
        </w:rPr>
        <w:t>: (1) Eastern Cooperative Oncology Group performance status &gt; 1; (2) diffuse HCC; (3) insufficient remnant functional liver volume after excision of all nodules; (4) indocyanine green retention rate ≥ 15% within 15 min; (5) presence of extrahepatic metastasis that could not be resected simultaneously with the primary tumor; (6) cancer thrombus involving the main portal vein and the contralateral branch of the portal vein, and/or cancer thrombus involving the inferior vena cava; (7) presence of other contraindications for hepatectomy.</w:t>
      </w:r>
    </w:p>
    <w:p w14:paraId="2E3DB01B">
      <w:pPr>
        <w:spacing w:line="360" w:lineRule="auto"/>
        <w:rPr>
          <w:rFonts w:ascii="Times New Roman" w:hAnsi="Times New Roman" w:eastAsia="微软雅黑"/>
          <w:sz w:val="24"/>
        </w:rPr>
      </w:pPr>
    </w:p>
    <w:p w14:paraId="0F99D128">
      <w:pPr>
        <w:spacing w:line="360" w:lineRule="auto"/>
        <w:rPr>
          <w:rFonts w:ascii="Times New Roman" w:hAnsi="Times New Roman" w:eastAsia="微软雅黑"/>
          <w:sz w:val="24"/>
        </w:rPr>
      </w:pPr>
      <w:r>
        <w:rPr>
          <w:rFonts w:ascii="Times New Roman" w:hAnsi="Times New Roman" w:eastAsia="微软雅黑"/>
          <w:sz w:val="24"/>
        </w:rPr>
        <w:t>To be considered resectable, HCC had to meet all the following criteria</w:t>
      </w:r>
      <w:r>
        <w:rPr>
          <w:rFonts w:ascii="Times New Roman" w:hAnsi="Times New Roman" w:eastAsia="微软雅黑"/>
          <w:sz w:val="24"/>
        </w:rPr>
        <w:fldChar w:fldCharType="begin">
          <w:fldData xml:space="preserve">PEVuZE5vdGU+PENpdGU+PEF1dGhvcj5Ba2Fob3NoaTwvQXV0aG9yPjxZZWFyPjIwMjQ8L1llYXI+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</w:fldData>
        </w:fldChar>
      </w:r>
      <w:r>
        <w:rPr>
          <w:rFonts w:hint="eastAsia" w:ascii="Times New Roman" w:hAnsi="Times New Roman" w:eastAsia="微软雅黑"/>
          <w:sz w:val="24"/>
        </w:rPr>
        <w:instrText xml:space="preserve"> ADDIN EN.CITE </w:instrText>
      </w:r>
      <w:r>
        <w:rPr>
          <w:rFonts w:hint="eastAsia" w:ascii="Times New Roman" w:hAnsi="Times New Roman" w:eastAsia="微软雅黑"/>
          <w:sz w:val="24"/>
        </w:rPr>
        <w:fldChar w:fldCharType="begin">
          <w:fldData xml:space="preserve">PEVuZE5vdGU+PENpdGU+PEF1dGhvcj5Ba2Fob3NoaTwvQXV0aG9yPjxZZWFyPjIwMjQ8L1llYXI+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</w:fldData>
        </w:fldChar>
      </w:r>
      <w:r>
        <w:rPr>
          <w:rFonts w:hint="eastAsia" w:ascii="Times New Roman" w:hAnsi="Times New Roman" w:eastAsia="微软雅黑"/>
          <w:sz w:val="24"/>
        </w:rPr>
        <w:instrText xml:space="preserve"> ADDIN EN.CITE.DATA </w:instrText>
      </w:r>
      <w:r>
        <w:rPr>
          <w:rFonts w:ascii="Times New Roman" w:hAnsi="Times New Roman" w:eastAsia="微软雅黑"/>
          <w:sz w:val="24"/>
        </w:rPr>
        <w:fldChar w:fldCharType="separate"/>
      </w:r>
      <w:r>
        <w:rPr>
          <w:rFonts w:hint="eastAsia" w:ascii="Times New Roman" w:hAnsi="Times New Roman" w:eastAsia="微软雅黑"/>
          <w:sz w:val="24"/>
        </w:rPr>
        <w:fldChar w:fldCharType="end"/>
      </w:r>
      <w:r>
        <w:rPr>
          <w:rFonts w:ascii="Times New Roman" w:hAnsi="Times New Roman" w:eastAsia="微软雅黑"/>
          <w:sz w:val="24"/>
        </w:rPr>
        <w:fldChar w:fldCharType="separate"/>
      </w:r>
      <w:r>
        <w:rPr>
          <w:rFonts w:hint="eastAsia" w:ascii="Times New Roman" w:hAnsi="Times New Roman" w:eastAsia="微软雅黑"/>
          <w:sz w:val="24"/>
          <w:vertAlign w:val="superscript"/>
        </w:rPr>
        <w:t>1,3</w:t>
      </w:r>
      <w:r>
        <w:rPr>
          <w:rFonts w:ascii="Times New Roman" w:hAnsi="Times New Roman" w:eastAsia="微软雅黑"/>
          <w:sz w:val="24"/>
        </w:rPr>
        <w:fldChar w:fldCharType="end"/>
      </w:r>
      <w:r>
        <w:rPr>
          <w:rFonts w:ascii="Times New Roman" w:hAnsi="Times New Roman" w:eastAsia="微软雅黑"/>
          <w:sz w:val="24"/>
        </w:rPr>
        <w:t xml:space="preserve">: (1) Eastern Cooperative Oncology Group performance status of 0 or 1; (2) sufficient remnant functional liver volume after excision of all nodules, defined as a remnant liver volume ≥ 30% of the standard liver volume in patients without cirrhosis or ≥ 40% of the standard liver volume in patients with cirrhosis; (3) indocyanine green retention rate &lt; 15% within 15 min; (4) Child-Pugh </w:t>
      </w:r>
      <w:r>
        <w:rPr>
          <w:rFonts w:ascii="Times New Roman" w:hAnsi="Times New Roman" w:eastAsia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liver function score of 5-7</w:t>
      </w:r>
      <w:r>
        <w:rPr>
          <w:rFonts w:ascii="Times New Roman" w:hAnsi="Times New Roman" w:eastAsia="微软雅黑"/>
          <w:sz w:val="24"/>
        </w:rPr>
        <w:t>; (5) no cancer thrombus involving the main portal vein or portal vein branches on the lobe opposite the primary focus, and no cancer thrombus involving the inferior vena cava.</w:t>
      </w:r>
    </w:p>
    <w:p w14:paraId="1AF99ABD">
      <w:pPr>
        <w:spacing w:line="360" w:lineRule="auto"/>
        <w:rPr>
          <w:rFonts w:ascii="Times New Roman" w:hAnsi="Times New Roman" w:eastAsia="微软雅黑"/>
          <w:sz w:val="24"/>
        </w:rPr>
      </w:pPr>
    </w:p>
    <w:p w14:paraId="74B208C4">
      <w:pPr>
        <w:spacing w:line="360" w:lineRule="auto"/>
        <w:rPr>
          <w:rFonts w:ascii="Times New Roman" w:hAnsi="Times New Roman"/>
          <w:b/>
          <w:bCs/>
          <w:sz w:val="24"/>
        </w:rPr>
      </w:pPr>
      <w:r>
        <w:rPr>
          <w:rFonts w:hint="eastAsia" w:ascii="Times New Roman" w:hAnsi="Times New Roman"/>
          <w:b/>
          <w:bCs/>
          <w:sz w:val="24"/>
        </w:rPr>
        <w:t>Method S2. The use of anti-angiogenic agents in this study</w:t>
      </w:r>
    </w:p>
    <w:p w14:paraId="6D074BAD">
      <w:pPr>
        <w:spacing w:line="360" w:lineRule="auto"/>
        <w:rPr>
          <w:rFonts w:ascii="Times New Roman" w:hAnsi="Times New Roman" w:eastAsia="微软雅黑"/>
          <w:sz w:val="24"/>
        </w:rPr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  <w:r>
        <w:rPr>
          <w:rFonts w:hint="eastAsia" w:ascii="Times New Roman" w:hAnsi="Times New Roman" w:eastAsia="微软雅黑"/>
          <w:sz w:val="24"/>
        </w:rPr>
        <w:t>L</w:t>
      </w:r>
      <w:r>
        <w:rPr>
          <w:rFonts w:ascii="Times New Roman" w:hAnsi="Times New Roman" w:eastAsia="微软雅黑"/>
          <w:sz w:val="24"/>
        </w:rPr>
        <w:t>envatinib (Eisai; Woodcliff Lake, NJ, USA) orally once a day, at a dose of 8 mg for individuals weighing less than &lt; 60 kg or 12 mg for all others; donafenib (ZEPSUN®; Suzhou Zejing Biopharmaceutical, Suzhou, China) orally twice a day, at a dose of 0.2 g; apatinib (Jiangsu HengRui Medicine, Jiangsu, China) orally once a day, at doses of 250-500 mg; anlotinib (CTTQ PHARMA, Jiangsu, China) orally once a day, at a dose of 12 mg; or bevacizumab (Avastin; Shanghai Roche Pharmaceutical,</w:t>
      </w:r>
      <w:r>
        <w:rPr>
          <w:rFonts w:hint="eastAsia" w:ascii="Times New Roman" w:hAnsi="Times New Roman" w:eastAsia="微软雅黑"/>
          <w:sz w:val="24"/>
        </w:rPr>
        <w:t xml:space="preserve"> </w:t>
      </w:r>
      <w:r>
        <w:rPr>
          <w:rFonts w:ascii="Times New Roman" w:hAnsi="Times New Roman" w:eastAsia="微软雅黑"/>
          <w:sz w:val="24"/>
        </w:rPr>
        <w:t>Shanghai, China) intravenously once every three weeks, at a dose of 15 mg/kg;</w:t>
      </w:r>
      <w:r>
        <w:rPr>
          <w:rFonts w:hint="eastAsia" w:ascii="Times New Roman" w:hAnsi="Times New Roman" w:eastAsia="微软雅黑"/>
          <w:sz w:val="24"/>
        </w:rPr>
        <w:t xml:space="preserve"> or </w:t>
      </w:r>
      <w:r>
        <w:fldChar w:fldCharType="begin"/>
      </w:r>
      <w:r>
        <w:instrText xml:space="preserve"> HYPERLINK "https://www.sciencedirect.com/topics/pharmacology-toxicology-and-pharmaceutical-science/sorafenib" \o "Learn more about sorafenib from ScienceDirect's AI-generated Topic Pages" </w:instrText>
      </w:r>
      <w:r>
        <w:fldChar w:fldCharType="separate"/>
      </w:r>
      <w:r>
        <w:rPr>
          <w:rFonts w:ascii="Times New Roman" w:hAnsi="Times New Roman" w:eastAsia="微软雅黑"/>
          <w:sz w:val="24"/>
        </w:rPr>
        <w:t>sorafenib</w:t>
      </w:r>
      <w:r>
        <w:rPr>
          <w:rFonts w:ascii="Times New Roman" w:hAnsi="Times New Roman" w:eastAsia="微软雅黑"/>
          <w:sz w:val="24"/>
        </w:rPr>
        <w:fldChar w:fldCharType="end"/>
      </w:r>
      <w:r>
        <w:rPr>
          <w:rFonts w:ascii="Times New Roman" w:hAnsi="Times New Roman" w:eastAsia="微软雅黑"/>
          <w:sz w:val="24"/>
        </w:rPr>
        <w:t> (Nexavar;</w:t>
      </w:r>
      <w:r>
        <w:rPr>
          <w:rFonts w:hint="eastAsia" w:ascii="Times New Roman" w:hAnsi="Times New Roman" w:eastAsia="微软雅黑"/>
          <w:sz w:val="24"/>
        </w:rPr>
        <w:t xml:space="preserve"> </w:t>
      </w:r>
      <w:r>
        <w:rPr>
          <w:rFonts w:ascii="Times New Roman" w:hAnsi="Times New Roman" w:eastAsia="微软雅黑"/>
          <w:sz w:val="24"/>
        </w:rPr>
        <w:t>Bayer</w:t>
      </w:r>
      <w:r>
        <w:rPr>
          <w:rFonts w:hint="eastAsia" w:ascii="Times New Roman" w:hAnsi="Times New Roman" w:eastAsia="微软雅黑"/>
          <w:sz w:val="24"/>
        </w:rPr>
        <w:t>, Leverkusen, Germany</w:t>
      </w:r>
      <w:r>
        <w:rPr>
          <w:rFonts w:ascii="Times New Roman" w:hAnsi="Times New Roman" w:eastAsia="微软雅黑"/>
          <w:sz w:val="24"/>
        </w:rPr>
        <w:t>) orally twice a day, at a dose of 0.</w:t>
      </w:r>
      <w:r>
        <w:rPr>
          <w:rFonts w:hint="eastAsia" w:ascii="Times New Roman" w:hAnsi="Times New Roman" w:eastAsia="微软雅黑"/>
          <w:sz w:val="24"/>
        </w:rPr>
        <w:t>4</w:t>
      </w:r>
      <w:r>
        <w:rPr>
          <w:rFonts w:ascii="Times New Roman" w:hAnsi="Times New Roman" w:eastAsia="微软雅黑"/>
          <w:sz w:val="24"/>
        </w:rPr>
        <w:t xml:space="preserve"> g. </w:t>
      </w:r>
    </w:p>
    <w:p w14:paraId="4BEF0B15">
      <w:pPr>
        <w:spacing w:line="360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hint="eastAsia" w:ascii="Times New Roman" w:hAnsi="Times New Roman" w:cs="Times New Roman"/>
          <w:b/>
          <w:bCs/>
          <w:sz w:val="24"/>
        </w:rPr>
        <w:t xml:space="preserve">Supplementary </w:t>
      </w:r>
      <w:r>
        <w:rPr>
          <w:rFonts w:ascii="Times New Roman" w:hAnsi="Times New Roman" w:cs="Times New Roman"/>
          <w:b/>
          <w:bCs/>
          <w:sz w:val="24"/>
        </w:rPr>
        <w:t>T</w:t>
      </w:r>
      <w:r>
        <w:rPr>
          <w:rFonts w:hint="eastAsia" w:ascii="Times New Roman" w:hAnsi="Times New Roman" w:cs="Times New Roman"/>
          <w:b/>
          <w:bCs/>
          <w:sz w:val="24"/>
        </w:rPr>
        <w:t>able</w:t>
      </w:r>
      <w:r>
        <w:rPr>
          <w:rFonts w:ascii="Times New Roman" w:hAnsi="Times New Roman" w:cs="Times New Roman"/>
          <w:b/>
          <w:bCs/>
          <w:sz w:val="24"/>
        </w:rPr>
        <w:t>s</w:t>
      </w:r>
    </w:p>
    <w:p w14:paraId="2C88F960">
      <w:pPr>
        <w:spacing w:line="360" w:lineRule="auto"/>
        <w:rPr>
          <w:rFonts w:ascii="Times New Roman" w:hAnsi="Times New Roman" w:cs="Times New Roman"/>
          <w:sz w:val="24"/>
          <w:lang w:bidi="ar"/>
        </w:rPr>
      </w:pPr>
      <w:r>
        <w:rPr>
          <w:rFonts w:hint="eastAsia" w:ascii="Times New Roman" w:hAnsi="Times New Roman" w:cs="Times New Roman"/>
          <w:b/>
          <w:bCs/>
          <w:sz w:val="24"/>
        </w:rPr>
        <w:t xml:space="preserve">Supplementary </w:t>
      </w:r>
      <w:r>
        <w:rPr>
          <w:rFonts w:ascii="Times New Roman" w:hAnsi="Times New Roman" w:cs="Times New Roman"/>
          <w:b/>
          <w:bCs/>
          <w:sz w:val="24"/>
        </w:rPr>
        <w:t>T</w:t>
      </w:r>
      <w:r>
        <w:rPr>
          <w:rFonts w:hint="eastAsia" w:ascii="Times New Roman" w:hAnsi="Times New Roman" w:cs="Times New Roman"/>
          <w:b/>
          <w:bCs/>
          <w:sz w:val="24"/>
        </w:rPr>
        <w:t>able 1</w:t>
      </w:r>
      <w:r>
        <w:rPr>
          <w:rFonts w:ascii="Times New Roman" w:hAnsi="Times New Roman" w:cs="Times New Roman"/>
          <w:b/>
          <w:bCs/>
          <w:sz w:val="24"/>
        </w:rPr>
        <w:t>.</w:t>
      </w:r>
      <w:r>
        <w:rPr>
          <w:rFonts w:hint="eastAsia"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Regimens of PD-1 inhibitor-based combination therapy in this study</w:t>
      </w:r>
      <w:r>
        <w:rPr>
          <w:rFonts w:ascii="Times New Roman" w:hAnsi="Times New Roman" w:cs="Times New Roman"/>
          <w:sz w:val="24"/>
          <w:lang w:bidi="ar"/>
        </w:rPr>
        <w:t xml:space="preserve">.* </w:t>
      </w:r>
    </w:p>
    <w:tbl>
      <w:tblPr>
        <w:tblStyle w:val="8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95"/>
        <w:gridCol w:w="3224"/>
      </w:tblGrid>
      <w:tr w14:paraId="384AA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3107" w:type="pct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</w:tcPr>
          <w:p w14:paraId="1DD39C1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</w:rPr>
              <w:t>Component of combination therapy</w:t>
            </w:r>
          </w:p>
        </w:tc>
        <w:tc>
          <w:tcPr>
            <w:tcW w:w="1892" w:type="pct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</w:tcPr>
          <w:p w14:paraId="5A16D087">
            <w:pPr>
              <w:tabs>
                <w:tab w:val="left" w:pos="3269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</w:rPr>
              <w:t xml:space="preserve">n (%) of </w:t>
            </w:r>
            <w:r>
              <w:rPr>
                <w:rFonts w:hint="eastAsia" w:ascii="Times New Roman" w:hAnsi="Times New Roman" w:cs="Times New Roman"/>
                <w:b/>
                <w:bCs/>
                <w:sz w:val="24"/>
              </w:rPr>
              <w:t>1266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 xml:space="preserve"> patients</w:t>
            </w:r>
          </w:p>
        </w:tc>
      </w:tr>
      <w:tr w14:paraId="76CA5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07" w:type="pct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22D52194">
            <w:pPr>
              <w:spacing w:line="360" w:lineRule="auto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</w:rPr>
              <w:t>Type of PD-1 inhibitor</w:t>
            </w:r>
          </w:p>
        </w:tc>
        <w:tc>
          <w:tcPr>
            <w:tcW w:w="1892" w:type="pct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6575E47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14:paraId="3EDF8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07" w:type="pct"/>
            <w:tcBorders>
              <w:top w:val="nil"/>
              <w:left w:val="nil"/>
              <w:bottom w:val="nil"/>
              <w:right w:val="nil"/>
            </w:tcBorders>
          </w:tcPr>
          <w:p w14:paraId="4B8A267A">
            <w:pPr>
              <w:spacing w:line="360" w:lineRule="auto"/>
              <w:ind w:firstLine="240" w:firstLineChars="10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Tislelizumab</w:t>
            </w:r>
          </w:p>
        </w:tc>
        <w:tc>
          <w:tcPr>
            <w:tcW w:w="1892" w:type="pct"/>
            <w:tcBorders>
              <w:top w:val="nil"/>
              <w:left w:val="nil"/>
              <w:bottom w:val="nil"/>
              <w:right w:val="nil"/>
            </w:tcBorders>
          </w:tcPr>
          <w:p w14:paraId="0DF303A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624</w:t>
            </w:r>
            <w:r>
              <w:rPr>
                <w:rFonts w:ascii="Times New Roman" w:hAnsi="Times New Roman" w:cs="Times New Roman"/>
                <w:sz w:val="24"/>
              </w:rPr>
              <w:t xml:space="preserve"> (</w:t>
            </w:r>
            <w:r>
              <w:rPr>
                <w:rFonts w:hint="eastAsia" w:ascii="Times New Roman" w:hAnsi="Times New Roman" w:cs="Times New Roman"/>
                <w:sz w:val="24"/>
              </w:rPr>
              <w:t>49.3</w:t>
            </w:r>
            <w:r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  <w:tr w14:paraId="6F459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07" w:type="pct"/>
            <w:tcBorders>
              <w:top w:val="nil"/>
              <w:left w:val="nil"/>
              <w:bottom w:val="nil"/>
              <w:right w:val="nil"/>
            </w:tcBorders>
          </w:tcPr>
          <w:p w14:paraId="1FFBEDA4">
            <w:pPr>
              <w:spacing w:line="360" w:lineRule="auto"/>
              <w:ind w:firstLine="240" w:firstLineChars="10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Sintilimab</w:t>
            </w:r>
          </w:p>
        </w:tc>
        <w:tc>
          <w:tcPr>
            <w:tcW w:w="1892" w:type="pct"/>
            <w:tcBorders>
              <w:top w:val="nil"/>
              <w:left w:val="nil"/>
              <w:bottom w:val="nil"/>
              <w:right w:val="nil"/>
            </w:tcBorders>
          </w:tcPr>
          <w:p w14:paraId="1ED8691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295</w:t>
            </w:r>
            <w:r>
              <w:rPr>
                <w:rFonts w:ascii="Times New Roman" w:hAnsi="Times New Roman" w:cs="Times New Roman"/>
                <w:sz w:val="24"/>
              </w:rPr>
              <w:t xml:space="preserve"> (</w:t>
            </w:r>
            <w:r>
              <w:rPr>
                <w:rFonts w:hint="eastAsia" w:ascii="Times New Roman" w:hAnsi="Times New Roman" w:cs="Times New Roman"/>
                <w:sz w:val="24"/>
              </w:rPr>
              <w:t>23.3</w:t>
            </w:r>
            <w:r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  <w:tr w14:paraId="586BE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07" w:type="pct"/>
            <w:tcBorders>
              <w:top w:val="nil"/>
              <w:left w:val="nil"/>
              <w:bottom w:val="nil"/>
              <w:right w:val="nil"/>
            </w:tcBorders>
          </w:tcPr>
          <w:p w14:paraId="5C5C5AA3">
            <w:pPr>
              <w:spacing w:line="360" w:lineRule="auto"/>
              <w:ind w:firstLine="240" w:firstLineChars="10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Camrelizumab</w:t>
            </w:r>
          </w:p>
        </w:tc>
        <w:tc>
          <w:tcPr>
            <w:tcW w:w="1892" w:type="pct"/>
            <w:tcBorders>
              <w:top w:val="nil"/>
              <w:left w:val="nil"/>
              <w:bottom w:val="nil"/>
              <w:right w:val="nil"/>
            </w:tcBorders>
          </w:tcPr>
          <w:p w14:paraId="5E0DF48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235</w:t>
            </w:r>
            <w:r>
              <w:rPr>
                <w:rFonts w:ascii="Times New Roman" w:hAnsi="Times New Roman" w:cs="Times New Roman"/>
                <w:sz w:val="24"/>
              </w:rPr>
              <w:t xml:space="preserve"> (</w:t>
            </w:r>
            <w:r>
              <w:rPr>
                <w:rFonts w:hint="eastAsia" w:ascii="Times New Roman" w:hAnsi="Times New Roman" w:cs="Times New Roman"/>
                <w:sz w:val="24"/>
              </w:rPr>
              <w:t>18.6</w:t>
            </w:r>
            <w:r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  <w:tr w14:paraId="73FEC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07" w:type="pct"/>
            <w:tcBorders>
              <w:top w:val="nil"/>
              <w:left w:val="nil"/>
              <w:bottom w:val="nil"/>
              <w:right w:val="nil"/>
            </w:tcBorders>
          </w:tcPr>
          <w:p w14:paraId="3E9D9D6D">
            <w:pPr>
              <w:spacing w:line="360" w:lineRule="auto"/>
              <w:ind w:firstLine="240" w:firstLineChars="10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Toripalimab</w:t>
            </w:r>
          </w:p>
        </w:tc>
        <w:tc>
          <w:tcPr>
            <w:tcW w:w="1892" w:type="pct"/>
            <w:tcBorders>
              <w:top w:val="nil"/>
              <w:left w:val="nil"/>
              <w:bottom w:val="nil"/>
              <w:right w:val="nil"/>
            </w:tcBorders>
          </w:tcPr>
          <w:p w14:paraId="3FAD3CB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112</w:t>
            </w:r>
            <w:r>
              <w:rPr>
                <w:rFonts w:ascii="Times New Roman" w:hAnsi="Times New Roman" w:cs="Times New Roman"/>
                <w:sz w:val="24"/>
              </w:rPr>
              <w:t xml:space="preserve"> (</w:t>
            </w:r>
            <w:r>
              <w:rPr>
                <w:rFonts w:hint="eastAsia" w:ascii="Times New Roman" w:hAnsi="Times New Roman" w:cs="Times New Roman"/>
                <w:sz w:val="24"/>
              </w:rPr>
              <w:t>8.8</w:t>
            </w:r>
            <w:r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  <w:tr w14:paraId="0E4A2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07" w:type="pct"/>
            <w:tcBorders>
              <w:top w:val="nil"/>
              <w:left w:val="nil"/>
              <w:bottom w:val="nil"/>
              <w:right w:val="nil"/>
            </w:tcBorders>
          </w:tcPr>
          <w:p w14:paraId="10BE2095">
            <w:pPr>
              <w:spacing w:line="360" w:lineRule="auto"/>
              <w:jc w:val="left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</w:rPr>
              <w:t>Interventional therapy</w:t>
            </w:r>
          </w:p>
        </w:tc>
        <w:tc>
          <w:tcPr>
            <w:tcW w:w="1892" w:type="pct"/>
            <w:tcBorders>
              <w:top w:val="nil"/>
              <w:left w:val="nil"/>
              <w:bottom w:val="nil"/>
              <w:right w:val="nil"/>
            </w:tcBorders>
          </w:tcPr>
          <w:p w14:paraId="68F4B17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</w:p>
        </w:tc>
      </w:tr>
      <w:tr w14:paraId="734F8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07" w:type="pct"/>
            <w:tcBorders>
              <w:top w:val="nil"/>
              <w:left w:val="nil"/>
              <w:bottom w:val="nil"/>
              <w:right w:val="nil"/>
            </w:tcBorders>
          </w:tcPr>
          <w:p w14:paraId="4D9D2E24">
            <w:pPr>
              <w:spacing w:line="360" w:lineRule="auto"/>
              <w:jc w:val="left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24"/>
              </w:rPr>
              <w:t>Transarterial chemoembolization</w:t>
            </w:r>
          </w:p>
        </w:tc>
        <w:tc>
          <w:tcPr>
            <w:tcW w:w="1892" w:type="pct"/>
            <w:tcBorders>
              <w:top w:val="nil"/>
              <w:left w:val="nil"/>
              <w:bottom w:val="nil"/>
              <w:right w:val="nil"/>
            </w:tcBorders>
          </w:tcPr>
          <w:p w14:paraId="21FFF46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972</w:t>
            </w:r>
            <w:r>
              <w:rPr>
                <w:rFonts w:ascii="Times New Roman" w:hAnsi="Times New Roman" w:cs="Times New Roman"/>
                <w:sz w:val="24"/>
              </w:rPr>
              <w:t xml:space="preserve"> (</w:t>
            </w:r>
            <w:r>
              <w:rPr>
                <w:rFonts w:hint="eastAsia" w:ascii="Times New Roman" w:hAnsi="Times New Roman" w:cs="Times New Roman"/>
                <w:sz w:val="24"/>
              </w:rPr>
              <w:t>76.8</w:t>
            </w:r>
            <w:r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  <w:tr w14:paraId="4A55A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07" w:type="pct"/>
            <w:tcBorders>
              <w:top w:val="nil"/>
              <w:left w:val="nil"/>
              <w:bottom w:val="nil"/>
              <w:right w:val="nil"/>
            </w:tcBorders>
          </w:tcPr>
          <w:p w14:paraId="4E057326">
            <w:pPr>
              <w:spacing w:line="360" w:lineRule="auto"/>
              <w:jc w:val="left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24"/>
              </w:rPr>
              <w:t>Hepatic arterial infusion chemotherapy</w:t>
            </w:r>
          </w:p>
        </w:tc>
        <w:tc>
          <w:tcPr>
            <w:tcW w:w="1892" w:type="pct"/>
            <w:tcBorders>
              <w:top w:val="nil"/>
              <w:left w:val="nil"/>
              <w:bottom w:val="nil"/>
              <w:right w:val="nil"/>
            </w:tcBorders>
          </w:tcPr>
          <w:p w14:paraId="421F6AE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294</w:t>
            </w:r>
            <w:r>
              <w:rPr>
                <w:rFonts w:ascii="Times New Roman" w:hAnsi="Times New Roman" w:cs="Times New Roman"/>
                <w:sz w:val="24"/>
              </w:rPr>
              <w:t xml:space="preserve"> (</w:t>
            </w:r>
            <w:r>
              <w:rPr>
                <w:rFonts w:hint="eastAsia" w:ascii="Times New Roman" w:hAnsi="Times New Roman" w:cs="Times New Roman"/>
                <w:sz w:val="24"/>
              </w:rPr>
              <w:t>23.2</w:t>
            </w:r>
            <w:r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  <w:tr w14:paraId="38D7B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07" w:type="pct"/>
            <w:tcBorders>
              <w:top w:val="nil"/>
              <w:left w:val="nil"/>
              <w:bottom w:val="nil"/>
              <w:right w:val="nil"/>
            </w:tcBorders>
          </w:tcPr>
          <w:p w14:paraId="53A94600">
            <w:pPr>
              <w:spacing w:line="360" w:lineRule="auto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</w:rPr>
              <w:t xml:space="preserve">Type of </w:t>
            </w:r>
            <w:r>
              <w:rPr>
                <w:rFonts w:ascii="Times New Roman" w:hAnsi="Times New Roman" w:cs="Times New Roman"/>
                <w:b/>
                <w:bCs/>
                <w:sz w:val="24"/>
                <w:lang w:bidi="ar"/>
              </w:rPr>
              <w:t>anti-angiogenic agent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 xml:space="preserve"> </w:t>
            </w:r>
          </w:p>
        </w:tc>
        <w:tc>
          <w:tcPr>
            <w:tcW w:w="1892" w:type="pct"/>
            <w:tcBorders>
              <w:top w:val="nil"/>
              <w:left w:val="nil"/>
              <w:bottom w:val="nil"/>
              <w:right w:val="nil"/>
            </w:tcBorders>
          </w:tcPr>
          <w:p w14:paraId="1FEF42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</w:rPr>
              <w:t xml:space="preserve">n (%) of </w:t>
            </w:r>
            <w:r>
              <w:rPr>
                <w:rFonts w:hint="eastAsia" w:ascii="Times New Roman" w:hAnsi="Times New Roman" w:cs="Times New Roman"/>
                <w:b/>
                <w:bCs/>
                <w:sz w:val="24"/>
              </w:rPr>
              <w:t>892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 xml:space="preserve"> patients</w:t>
            </w:r>
          </w:p>
        </w:tc>
      </w:tr>
      <w:tr w14:paraId="3059B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07" w:type="pct"/>
            <w:tcBorders>
              <w:top w:val="nil"/>
              <w:left w:val="nil"/>
              <w:bottom w:val="nil"/>
              <w:right w:val="nil"/>
            </w:tcBorders>
          </w:tcPr>
          <w:p w14:paraId="479F5172">
            <w:pPr>
              <w:spacing w:line="360" w:lineRule="auto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24"/>
              </w:rPr>
              <w:t>Lenvatinib</w:t>
            </w:r>
          </w:p>
        </w:tc>
        <w:tc>
          <w:tcPr>
            <w:tcW w:w="1892" w:type="pct"/>
            <w:tcBorders>
              <w:top w:val="nil"/>
              <w:left w:val="nil"/>
              <w:bottom w:val="nil"/>
              <w:right w:val="nil"/>
            </w:tcBorders>
          </w:tcPr>
          <w:p w14:paraId="46045C6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 xml:space="preserve">625 </w:t>
            </w:r>
            <w:r>
              <w:rPr>
                <w:rFonts w:ascii="Times New Roman" w:hAnsi="Times New Roman" w:cs="Times New Roman"/>
                <w:sz w:val="24"/>
              </w:rPr>
              <w:t>(</w:t>
            </w:r>
            <w:r>
              <w:rPr>
                <w:rFonts w:hint="eastAsia" w:ascii="Times New Roman" w:hAnsi="Times New Roman" w:cs="Times New Roman"/>
                <w:sz w:val="24"/>
              </w:rPr>
              <w:t>70.1</w:t>
            </w:r>
            <w:r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  <w:tr w14:paraId="58E37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07" w:type="pct"/>
            <w:tcBorders>
              <w:top w:val="nil"/>
              <w:left w:val="nil"/>
              <w:bottom w:val="nil"/>
              <w:right w:val="nil"/>
            </w:tcBorders>
          </w:tcPr>
          <w:p w14:paraId="7D68CCB0">
            <w:pPr>
              <w:spacing w:line="360" w:lineRule="auto"/>
              <w:ind w:firstLine="240" w:firstLineChars="10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Apatinib</w:t>
            </w:r>
          </w:p>
        </w:tc>
        <w:tc>
          <w:tcPr>
            <w:tcW w:w="1892" w:type="pct"/>
            <w:tcBorders>
              <w:top w:val="nil"/>
              <w:left w:val="nil"/>
              <w:bottom w:val="nil"/>
              <w:right w:val="nil"/>
            </w:tcBorders>
          </w:tcPr>
          <w:p w14:paraId="3881714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128</w:t>
            </w:r>
            <w:r>
              <w:rPr>
                <w:rFonts w:ascii="Times New Roman" w:hAnsi="Times New Roman" w:cs="Times New Roman"/>
                <w:sz w:val="24"/>
              </w:rPr>
              <w:t xml:space="preserve"> (</w:t>
            </w:r>
            <w:r>
              <w:rPr>
                <w:rFonts w:hint="eastAsia" w:ascii="Times New Roman" w:hAnsi="Times New Roman" w:cs="Times New Roman"/>
                <w:sz w:val="24"/>
              </w:rPr>
              <w:t>14.3</w:t>
            </w:r>
            <w:r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  <w:tr w14:paraId="16FBC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07" w:type="pct"/>
            <w:tcBorders>
              <w:top w:val="nil"/>
              <w:left w:val="nil"/>
              <w:bottom w:val="nil"/>
              <w:right w:val="nil"/>
            </w:tcBorders>
          </w:tcPr>
          <w:p w14:paraId="29255EBD">
            <w:pPr>
              <w:spacing w:line="360" w:lineRule="auto"/>
              <w:ind w:firstLine="240" w:firstLineChars="10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Donafenib</w:t>
            </w:r>
          </w:p>
        </w:tc>
        <w:tc>
          <w:tcPr>
            <w:tcW w:w="1892" w:type="pct"/>
            <w:tcBorders>
              <w:top w:val="nil"/>
              <w:left w:val="nil"/>
              <w:bottom w:val="nil"/>
              <w:right w:val="nil"/>
            </w:tcBorders>
          </w:tcPr>
          <w:p w14:paraId="19B02E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56</w:t>
            </w:r>
            <w:r>
              <w:rPr>
                <w:rFonts w:ascii="Times New Roman" w:hAnsi="Times New Roman" w:cs="Times New Roman"/>
                <w:sz w:val="24"/>
              </w:rPr>
              <w:t xml:space="preserve"> (</w:t>
            </w:r>
            <w:r>
              <w:rPr>
                <w:rFonts w:hint="eastAsia" w:ascii="Times New Roman" w:hAnsi="Times New Roman" w:cs="Times New Roman"/>
                <w:sz w:val="24"/>
              </w:rPr>
              <w:t>6.3</w:t>
            </w:r>
            <w:r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  <w:tr w14:paraId="3A270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07" w:type="pct"/>
            <w:tcBorders>
              <w:top w:val="nil"/>
              <w:left w:val="nil"/>
              <w:bottom w:val="nil"/>
              <w:right w:val="nil"/>
            </w:tcBorders>
          </w:tcPr>
          <w:p w14:paraId="54341BA3">
            <w:pPr>
              <w:spacing w:line="360" w:lineRule="auto"/>
              <w:ind w:firstLine="240" w:firstLineChars="10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Bevacizumab</w:t>
            </w:r>
          </w:p>
        </w:tc>
        <w:tc>
          <w:tcPr>
            <w:tcW w:w="1892" w:type="pct"/>
            <w:tcBorders>
              <w:top w:val="nil"/>
              <w:left w:val="nil"/>
              <w:bottom w:val="nil"/>
              <w:right w:val="nil"/>
            </w:tcBorders>
          </w:tcPr>
          <w:p w14:paraId="6E15172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36</w:t>
            </w:r>
            <w:r>
              <w:rPr>
                <w:rFonts w:ascii="Times New Roman" w:hAnsi="Times New Roman" w:cs="Times New Roman"/>
                <w:sz w:val="24"/>
              </w:rPr>
              <w:t xml:space="preserve"> (</w:t>
            </w:r>
            <w:r>
              <w:rPr>
                <w:rFonts w:hint="eastAsia" w:ascii="Times New Roman" w:hAnsi="Times New Roman" w:cs="Times New Roman"/>
                <w:sz w:val="24"/>
              </w:rPr>
              <w:t>4.0</w:t>
            </w:r>
            <w:r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  <w:tr w14:paraId="65DDF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07" w:type="pct"/>
            <w:tcBorders>
              <w:top w:val="nil"/>
              <w:left w:val="nil"/>
              <w:bottom w:val="nil"/>
              <w:right w:val="nil"/>
            </w:tcBorders>
          </w:tcPr>
          <w:p w14:paraId="063D684E">
            <w:pPr>
              <w:spacing w:line="360" w:lineRule="auto"/>
              <w:ind w:firstLine="240" w:firstLineChars="10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Anlotinib</w:t>
            </w:r>
          </w:p>
        </w:tc>
        <w:tc>
          <w:tcPr>
            <w:tcW w:w="1892" w:type="pct"/>
            <w:tcBorders>
              <w:top w:val="nil"/>
              <w:left w:val="nil"/>
              <w:bottom w:val="nil"/>
              <w:right w:val="nil"/>
            </w:tcBorders>
          </w:tcPr>
          <w:p w14:paraId="7CD72CC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26</w:t>
            </w:r>
            <w:r>
              <w:rPr>
                <w:rFonts w:ascii="Times New Roman" w:hAnsi="Times New Roman" w:cs="Times New Roman"/>
                <w:sz w:val="24"/>
              </w:rPr>
              <w:t xml:space="preserve"> (</w:t>
            </w:r>
            <w:r>
              <w:rPr>
                <w:rFonts w:hint="eastAsia" w:ascii="Times New Roman" w:hAnsi="Times New Roman" w:cs="Times New Roman"/>
                <w:sz w:val="24"/>
              </w:rPr>
              <w:t>2.9</w:t>
            </w:r>
            <w:r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  <w:tr w14:paraId="45111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107" w:type="pct"/>
            <w:tcBorders>
              <w:top w:val="nil"/>
              <w:left w:val="nil"/>
              <w:bottom w:val="single" w:color="auto" w:sz="12" w:space="0"/>
              <w:right w:val="nil"/>
            </w:tcBorders>
          </w:tcPr>
          <w:p w14:paraId="0FE1E3D8">
            <w:pPr>
              <w:spacing w:line="360" w:lineRule="auto"/>
              <w:ind w:firstLine="240" w:firstLineChars="10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Sorafenib</w:t>
            </w:r>
          </w:p>
        </w:tc>
        <w:tc>
          <w:tcPr>
            <w:tcW w:w="1892" w:type="pct"/>
            <w:tcBorders>
              <w:top w:val="nil"/>
              <w:left w:val="nil"/>
              <w:bottom w:val="single" w:color="auto" w:sz="12" w:space="0"/>
              <w:right w:val="nil"/>
            </w:tcBorders>
          </w:tcPr>
          <w:p w14:paraId="67EE892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21</w:t>
            </w:r>
            <w:r>
              <w:rPr>
                <w:rFonts w:ascii="Times New Roman" w:hAnsi="Times New Roman" w:cs="Times New Roman"/>
                <w:sz w:val="24"/>
              </w:rPr>
              <w:t xml:space="preserve"> (</w:t>
            </w:r>
            <w:r>
              <w:rPr>
                <w:rFonts w:hint="eastAsia" w:ascii="Times New Roman" w:hAnsi="Times New Roman" w:cs="Times New Roman"/>
                <w:sz w:val="24"/>
              </w:rPr>
              <w:t>2.4</w:t>
            </w:r>
            <w:r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</w:tbl>
    <w:p w14:paraId="3C99FA8E">
      <w:pPr>
        <w:rPr>
          <w:rFonts w:ascii="Times New Roman" w:hAnsi="Times New Roman" w:cs="Times New Roman"/>
          <w:sz w:val="24"/>
        </w:rPr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  <w:r>
        <w:rPr>
          <w:rFonts w:ascii="Times New Roman" w:hAnsi="Times New Roman" w:cs="Times New Roman"/>
          <w:sz w:val="24"/>
        </w:rPr>
        <w:t>* All patients received at least one PD-1 inhibitor and</w:t>
      </w:r>
      <w:r>
        <w:rPr>
          <w:rFonts w:hint="eastAsia"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interventional therapy.</w:t>
      </w:r>
    </w:p>
    <w:p w14:paraId="7A2DE8EF">
      <w:pPr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cs="Times New Roman"/>
          <w:b/>
          <w:bCs/>
          <w:color w:val="000000"/>
          <w:sz w:val="24"/>
        </w:rPr>
        <w:t>Supplementary Table 2</w:t>
      </w:r>
      <w:r>
        <w:rPr>
          <w:rFonts w:ascii="Times New Roman" w:hAnsi="Times New Roman" w:cs="Times New Roman"/>
          <w:b/>
          <w:bCs/>
          <w:color w:val="000000"/>
          <w:sz w:val="24"/>
        </w:rPr>
        <w:t>.</w:t>
      </w:r>
      <w:r>
        <w:rPr>
          <w:rFonts w:hint="eastAsia" w:ascii="Times New Roman" w:hAnsi="Times New Roman" w:cs="Times New Roman"/>
          <w:color w:val="000000"/>
          <w:sz w:val="24"/>
        </w:rPr>
        <w:t xml:space="preserve"> Baseline demographic and clinical characteristics of patients who </w:t>
      </w:r>
      <w:r>
        <w:rPr>
          <w:rFonts w:ascii="Times New Roman" w:hAnsi="Times New Roman" w:eastAsia="宋体" w:cs="Times New Roman"/>
          <w:color w:val="000000"/>
          <w:sz w:val="24"/>
        </w:rPr>
        <w:t>receiving lenvatinib and those receiving other anti-angiogenic agents</w:t>
      </w:r>
      <w:r>
        <w:rPr>
          <w:rFonts w:ascii="Times New Roman" w:hAnsi="Times New Roman" w:eastAsia="宋体" w:cs="Times New Roman"/>
          <w:sz w:val="24"/>
        </w:rPr>
        <w:t>.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4"/>
        <w:gridCol w:w="1350"/>
        <w:gridCol w:w="1526"/>
        <w:gridCol w:w="1940"/>
        <w:gridCol w:w="756"/>
        <w:gridCol w:w="756"/>
      </w:tblGrid>
      <w:tr w14:paraId="65717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4E4E0060">
            <w:pPr>
              <w:pStyle w:val="14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eastAsia="等线"/>
                <w:kern w:val="0"/>
                <w:sz w:val="24"/>
              </w:rPr>
              <w:t>Characteristic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0610816">
            <w:pPr>
              <w:pStyle w:val="14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Total (</w:t>
            </w:r>
            <w:r>
              <w:rPr>
                <w:rFonts w:hint="eastAsia" w:ascii="Times New Roman" w:hAnsi="Times New Roman"/>
                <w:sz w:val="24"/>
              </w:rPr>
              <w:t>n</w:t>
            </w:r>
            <w:r>
              <w:rPr>
                <w:rFonts w:ascii="Times New Roman" w:hAnsi="Times New Roman"/>
                <w:sz w:val="24"/>
              </w:rPr>
              <w:t xml:space="preserve"> = </w:t>
            </w:r>
            <w:r>
              <w:rPr>
                <w:rFonts w:hint="eastAsia" w:ascii="Times New Roman" w:hAnsi="Times New Roman"/>
                <w:sz w:val="24"/>
              </w:rPr>
              <w:t>892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57FF1CE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L</w:t>
            </w:r>
            <w:r>
              <w:rPr>
                <w:rFonts w:ascii="Times New Roman" w:hAnsi="Times New Roman" w:eastAsia="宋体"/>
                <w:color w:val="000000"/>
                <w:sz w:val="24"/>
              </w:rPr>
              <w:t>envatinib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hint="eastAsia" w:ascii="Times New Roman" w:hAnsi="Times New Roman"/>
                <w:sz w:val="24"/>
              </w:rPr>
              <w:t xml:space="preserve">group </w:t>
            </w:r>
            <w:r>
              <w:rPr>
                <w:rFonts w:ascii="Times New Roman" w:hAnsi="Times New Roman"/>
                <w:sz w:val="24"/>
              </w:rPr>
              <w:t xml:space="preserve">(n = </w:t>
            </w:r>
            <w:r>
              <w:rPr>
                <w:rFonts w:hint="eastAsia" w:ascii="Times New Roman" w:hAnsi="Times New Roman"/>
                <w:sz w:val="24"/>
              </w:rPr>
              <w:t>625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1A1F702">
            <w:pPr>
              <w:pStyle w:val="14"/>
              <w:rPr>
                <w:rFonts w:ascii="Times New Roman" w:hAnsi="Times New Roman" w:eastAsia="宋体"/>
                <w:sz w:val="24"/>
              </w:rPr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Non-</w:t>
            </w:r>
            <w:r>
              <w:rPr>
                <w:rFonts w:ascii="Times New Roman" w:hAnsi="Times New Roman" w:eastAsia="宋体"/>
                <w:color w:val="000000"/>
                <w:sz w:val="24"/>
              </w:rPr>
              <w:t>lenvatinib</w:t>
            </w:r>
            <w:r>
              <w:rPr>
                <w:rFonts w:hint="eastAsia" w:ascii="Times New Roman" w:hAnsi="Times New Roman" w:eastAsia="宋体"/>
                <w:color w:val="000000"/>
                <w:sz w:val="24"/>
              </w:rPr>
              <w:t xml:space="preserve"> group</w:t>
            </w:r>
            <w:r>
              <w:rPr>
                <w:rFonts w:hint="eastAsia" w:ascii="Times New Roman" w:hAnsi="Times New Roman" w:eastAsia="宋体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(n = </w:t>
            </w:r>
            <w:r>
              <w:rPr>
                <w:rFonts w:hint="eastAsia" w:ascii="Times New Roman" w:hAnsi="Times New Roman"/>
                <w:sz w:val="24"/>
              </w:rPr>
              <w:t>267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D8DBCED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i/>
                <w:iCs/>
                <w:sz w:val="24"/>
              </w:rPr>
              <w:t>p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195A898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SMD</w:t>
            </w:r>
          </w:p>
        </w:tc>
      </w:tr>
      <w:tr w14:paraId="43F43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A1847E">
            <w:pPr>
              <w:pStyle w:val="14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Sex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64BE60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E8323A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DBD49A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78099D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0.182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1594A4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0.100</w:t>
            </w:r>
          </w:p>
        </w:tc>
      </w:tr>
      <w:tr w14:paraId="1806A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2706E6">
            <w:pPr>
              <w:pStyle w:val="14"/>
              <w:jc w:val="left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Male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406A57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789 (88.5)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3C5BB4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547 (87.5)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96E8E5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242 (90.6)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719798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D18C78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</w:tr>
      <w:tr w14:paraId="4A260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539DB5">
            <w:pPr>
              <w:pStyle w:val="14"/>
              <w:jc w:val="left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Female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D5FC4D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103 (11.5)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3CDDC2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78 (12.5)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140F66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25 (9.4)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9FB78A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50E9CB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</w:tr>
      <w:tr w14:paraId="6C231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FDBC1E">
            <w:pPr>
              <w:pStyle w:val="14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Age, yr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268E56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53.0±11.3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2F3F00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53.4±11.4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90C0F6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52.0±11.0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476EAA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0.092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6D4CAC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0.124</w:t>
            </w:r>
          </w:p>
        </w:tc>
      </w:tr>
      <w:tr w14:paraId="2DBD7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674086">
            <w:pPr>
              <w:pStyle w:val="14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ECOG PS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230C0E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92317B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80FE98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B3EEEE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0.118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E1CE8A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0.113</w:t>
            </w:r>
          </w:p>
        </w:tc>
      </w:tr>
      <w:tr w14:paraId="4D5C6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DE5C55">
            <w:pPr>
              <w:pStyle w:val="14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89106E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637 (71.4)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4826D9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456 (73.0)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073956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181 (67.8)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2F5E4E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418371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</w:tr>
      <w:tr w14:paraId="64EEC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D7287A">
            <w:pPr>
              <w:pStyle w:val="14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38CB6D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255 (28.6)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E0FF39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169 (27.0)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ABF377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86 (32.2)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A7FA31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35FB19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</w:tr>
      <w:tr w14:paraId="2D831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EE551B">
            <w:pPr>
              <w:pStyle w:val="14"/>
              <w:jc w:val="both"/>
              <w:rPr>
                <w:rFonts w:ascii="Times New Roman" w:hAnsi="Times New Roman"/>
                <w:sz w:val="24"/>
                <w:lang w:val="fr-FR"/>
              </w:rPr>
            </w:pPr>
            <w:r>
              <w:rPr>
                <w:rFonts w:ascii="Times New Roman" w:hAnsi="Times New Roman"/>
                <w:sz w:val="24"/>
                <w:lang w:val="fr-FR"/>
              </w:rPr>
              <w:t>Hepatitis B virus surface antigen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43B6B0">
            <w:pPr>
              <w:pStyle w:val="14"/>
              <w:rPr>
                <w:rFonts w:ascii="Times New Roman" w:hAnsi="Times New Roman"/>
                <w:sz w:val="24"/>
                <w:lang w:val="fr-F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C45B86">
            <w:pPr>
              <w:pStyle w:val="14"/>
              <w:rPr>
                <w:rFonts w:ascii="Times New Roman" w:hAnsi="Times New Roman"/>
                <w:sz w:val="24"/>
                <w:lang w:val="fr-F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F7F880">
            <w:pPr>
              <w:pStyle w:val="14"/>
              <w:rPr>
                <w:rFonts w:ascii="Times New Roman" w:hAnsi="Times New Roman"/>
                <w:sz w:val="24"/>
                <w:lang w:val="fr-FR"/>
              </w:rPr>
            </w:pPr>
            <w:r>
              <w:rPr>
                <w:rFonts w:ascii="Times New Roman" w:hAnsi="Times New Roman"/>
                <w:sz w:val="24"/>
              </w:rPr>
              <w:t>0.630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0511A8">
            <w:pPr>
              <w:pStyle w:val="14"/>
              <w:rPr>
                <w:rFonts w:ascii="Times New Roman" w:hAnsi="Times New Roman"/>
                <w:sz w:val="24"/>
                <w:lang w:val="fr-FR"/>
              </w:rPr>
            </w:pPr>
            <w:r>
              <w:rPr>
                <w:rFonts w:ascii="Times New Roman" w:hAnsi="Times New Roman"/>
                <w:sz w:val="24"/>
              </w:rPr>
              <w:t>0.035</w:t>
            </w:r>
          </w:p>
        </w:tc>
      </w:tr>
      <w:tr w14:paraId="74AC9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18BB199D">
            <w:pPr>
              <w:ind w:firstLine="240" w:firstLineChars="10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Negative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D26D8E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186 (20.9)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C1D268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133 (21.3)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B18FE3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53 (19.9)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E9C278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D6489D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</w:tr>
      <w:tr w14:paraId="2D7CA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1B8739FA">
            <w:pPr>
              <w:ind w:firstLine="240" w:firstLineChars="10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Positive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C7FE78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706 (79.1)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7A027B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492 (78.7)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BE0E10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214 (80.1)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2E4C82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3A091E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</w:tr>
      <w:tr w14:paraId="003D0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462720">
            <w:pPr>
              <w:pStyle w:val="14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Antibody against hepatitis C virus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57CA06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EE0207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D082B5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0.255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33547D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0.079</w:t>
            </w:r>
          </w:p>
        </w:tc>
      </w:tr>
      <w:tr w14:paraId="33B32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404C9CF6">
            <w:pPr>
              <w:ind w:firstLine="240" w:firstLineChars="100"/>
              <w:jc w:val="left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Negative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2E5A5D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870 (97.5)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4D9792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612 (97.9)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BCAA8E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258 (96.6)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E806B8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568183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</w:tr>
      <w:tr w14:paraId="7EEF1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B2D3803">
            <w:pPr>
              <w:ind w:firstLine="240" w:firstLineChars="100"/>
              <w:jc w:val="left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Positive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CAB4E4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22 (2.5)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8A5496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13 (2.1)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DBDC75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 (3.4)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A51F70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B3E899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</w:tr>
      <w:tr w14:paraId="4B745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886463">
            <w:pPr>
              <w:pStyle w:val="14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Platelet count,</w:t>
            </w:r>
            <w:r>
              <w:rPr>
                <w:rFonts w:hint="eastAsia" w:ascii="Times New Roman" w:hAnsi="Times New Roman"/>
                <w:sz w:val="24"/>
              </w:rPr>
              <w:t xml:space="preserve"> </w:t>
            </w:r>
            <w:r>
              <w:rPr>
                <w:rFonts w:hint="eastAsia" w:ascii="Times New Roman" w:hAnsi="Times New Roman"/>
                <w:sz w:val="24"/>
              </w:rPr>
              <w:sym w:font="Symbol" w:char="F0B4"/>
            </w:r>
            <w:r>
              <w:rPr>
                <w:rFonts w:ascii="Times New Roman" w:hAnsi="Times New Roman"/>
                <w:sz w:val="24"/>
              </w:rPr>
              <w:t>10</w:t>
            </w:r>
            <w:r>
              <w:rPr>
                <w:rFonts w:ascii="Times New Roman" w:hAnsi="Times New Roman"/>
                <w:sz w:val="24"/>
                <w:vertAlign w:val="superscript"/>
              </w:rPr>
              <w:t>9</w:t>
            </w:r>
            <w:r>
              <w:rPr>
                <w:rFonts w:ascii="Times New Roman" w:hAnsi="Times New Roman"/>
                <w:sz w:val="24"/>
              </w:rPr>
              <w:t>/L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8007B3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206.0 (149.4, 270.8)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B440C8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214.0 (157.0, 289.0)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2621EF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197.0 (149.3, 256.4)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F0892B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color w:val="F57983"/>
                <w:sz w:val="24"/>
              </w:rPr>
              <w:t>0.007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CB0B11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0.206</w:t>
            </w:r>
          </w:p>
        </w:tc>
      </w:tr>
      <w:tr w14:paraId="6B890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A7CF65">
            <w:pPr>
              <w:pStyle w:val="14"/>
              <w:jc w:val="left"/>
              <w:rPr>
                <w:rFonts w:ascii="Times New Roman" w:hAnsi="Times New Roman"/>
                <w:sz w:val="24"/>
                <w:lang w:val="fr-FR"/>
              </w:rPr>
            </w:pPr>
            <w:r>
              <w:rPr>
                <w:rFonts w:ascii="Times New Roman" w:hAnsi="Times New Roman"/>
                <w:sz w:val="24"/>
                <w:lang w:val="fr-FR"/>
              </w:rPr>
              <w:t>Alanine aminotransferase, U/L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CC2F4E">
            <w:pPr>
              <w:pStyle w:val="14"/>
              <w:rPr>
                <w:rFonts w:ascii="Times New Roman" w:hAnsi="Times New Roman"/>
                <w:sz w:val="24"/>
                <w:lang w:val="fr-FR"/>
              </w:rPr>
            </w:pPr>
            <w:r>
              <w:rPr>
                <w:rFonts w:ascii="Times New Roman" w:hAnsi="Times New Roman"/>
                <w:sz w:val="24"/>
              </w:rPr>
              <w:t>40.0 (27.0, 60.8)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3FA677">
            <w:pPr>
              <w:pStyle w:val="14"/>
              <w:rPr>
                <w:rFonts w:ascii="Times New Roman" w:hAnsi="Times New Roman"/>
                <w:sz w:val="24"/>
                <w:lang w:val="fr-FR"/>
              </w:rPr>
            </w:pPr>
            <w:r>
              <w:rPr>
                <w:rFonts w:ascii="Times New Roman" w:hAnsi="Times New Roman"/>
                <w:sz w:val="24"/>
              </w:rPr>
              <w:t>40.6 (26.0, 64.0)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E208FC">
            <w:pPr>
              <w:pStyle w:val="14"/>
              <w:rPr>
                <w:rFonts w:ascii="Times New Roman" w:hAnsi="Times New Roman"/>
                <w:sz w:val="24"/>
                <w:lang w:val="fr-FR"/>
              </w:rPr>
            </w:pPr>
            <w:r>
              <w:rPr>
                <w:rFonts w:ascii="Times New Roman" w:hAnsi="Times New Roman"/>
                <w:sz w:val="24"/>
              </w:rPr>
              <w:t>39.1 (26.0, 57.5)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7F78A6">
            <w:pPr>
              <w:pStyle w:val="14"/>
              <w:rPr>
                <w:rFonts w:ascii="Times New Roman" w:hAnsi="Times New Roman"/>
                <w:sz w:val="24"/>
                <w:lang w:val="fr-FR"/>
              </w:rPr>
            </w:pPr>
            <w:r>
              <w:rPr>
                <w:rFonts w:ascii="Times New Roman" w:hAnsi="Times New Roman"/>
                <w:sz w:val="24"/>
              </w:rPr>
              <w:t>0.447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444EA0">
            <w:pPr>
              <w:pStyle w:val="14"/>
              <w:rPr>
                <w:rFonts w:ascii="Times New Roman" w:hAnsi="Times New Roman"/>
                <w:sz w:val="24"/>
                <w:lang w:val="fr-FR"/>
              </w:rPr>
            </w:pPr>
            <w:r>
              <w:rPr>
                <w:rFonts w:ascii="Times New Roman" w:hAnsi="Times New Roman"/>
                <w:sz w:val="24"/>
              </w:rPr>
              <w:t>0.148</w:t>
            </w:r>
          </w:p>
        </w:tc>
      </w:tr>
      <w:tr w14:paraId="03ECF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CBEC11">
            <w:pPr>
              <w:pStyle w:val="14"/>
              <w:jc w:val="left"/>
              <w:rPr>
                <w:lang w:val="fr-FR"/>
              </w:rPr>
            </w:pPr>
            <w:r>
              <w:rPr>
                <w:rFonts w:ascii="Times New Roman" w:hAnsi="Times New Roman" w:eastAsia="宋体"/>
                <w:sz w:val="24"/>
              </w:rPr>
              <w:t>Albumin-bilirubin grade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2C04F1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C6774D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DBB86F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3F7701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0.557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C544CB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0.043</w:t>
            </w:r>
          </w:p>
        </w:tc>
      </w:tr>
      <w:tr w14:paraId="308FC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665EB5">
            <w:pPr>
              <w:pStyle w:val="14"/>
              <w:jc w:val="left"/>
              <w:rPr>
                <w:rFonts w:ascii="Times New Roman" w:hAnsi="Times New Roman"/>
                <w:sz w:val="24"/>
                <w:lang w:val="fr-FR"/>
              </w:rPr>
            </w:pPr>
            <w:r>
              <w:rPr>
                <w:rFonts w:ascii="Times New Roman" w:hAnsi="Times New Roman"/>
                <w:sz w:val="24"/>
              </w:rPr>
              <w:t xml:space="preserve">  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4C1D92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300 (33.6)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173F63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214 (34.2)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E7682C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86 (32.2)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942419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398AD4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</w:tr>
      <w:tr w14:paraId="4A3BF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B559FF">
            <w:pPr>
              <w:pStyle w:val="14"/>
              <w:jc w:val="left"/>
              <w:rPr>
                <w:rFonts w:ascii="Times New Roman" w:hAnsi="Times New Roman"/>
                <w:sz w:val="24"/>
                <w:lang w:val="fr-FR"/>
              </w:rPr>
            </w:pPr>
            <w:r>
              <w:rPr>
                <w:rFonts w:ascii="Times New Roman" w:hAnsi="Times New Roman"/>
                <w:sz w:val="24"/>
              </w:rPr>
              <w:t xml:space="preserve">  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4A4FD2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592 (66.4)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E5105E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411 (65.8)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B1C144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181 (67.8)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4FFC61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921BA9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</w:tr>
      <w:tr w14:paraId="35BC0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84E442">
            <w:pPr>
              <w:pStyle w:val="14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Prothrombin time, sec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35C36A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12.7±1.9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96BB0E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12.8±1.9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930A89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12.6±1.7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080CC1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0.237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DDF991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0.088</w:t>
            </w:r>
          </w:p>
        </w:tc>
      </w:tr>
      <w:tr w14:paraId="7BA22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196663">
            <w:pPr>
              <w:pStyle w:val="14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Child–Pugh liver function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79A813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31BF04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79B552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0.406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2E05D2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0.061</w:t>
            </w:r>
          </w:p>
        </w:tc>
      </w:tr>
      <w:tr w14:paraId="2575E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A5E998">
            <w:pPr>
              <w:pStyle w:val="14"/>
              <w:jc w:val="left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</w:t>
            </w:r>
            <w:r>
              <w:rPr>
                <w:rFonts w:hint="eastAsia" w:ascii="Times New Roman" w:hAnsi="Times New Roman"/>
                <w:sz w:val="24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FF1880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720 (80.7)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5BCDC1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500 (80.0)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F12421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220 (82.4)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03D69E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4D0999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</w:tr>
      <w:tr w14:paraId="28507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2FBD4E">
            <w:pPr>
              <w:pStyle w:val="14"/>
              <w:jc w:val="left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</w:t>
            </w:r>
            <w:r>
              <w:rPr>
                <w:rFonts w:hint="eastAsia" w:ascii="Times New Roman" w:hAnsi="Times New Roman"/>
                <w:sz w:val="24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7E188A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172 (19.3)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8034F4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125 (20.0)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7C7824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47 (17.6)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19CE87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14D587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</w:tr>
      <w:tr w14:paraId="0E875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31E3EF7B">
            <w:pPr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Symbol" w:hAnsi="Symbol"/>
                <w:sz w:val="24"/>
              </w:rPr>
              <w:t></w:t>
            </w:r>
            <w:r>
              <w:rPr>
                <w:rFonts w:ascii="Times New Roman" w:hAnsi="Times New Roman" w:cs="Times New Roman"/>
                <w:sz w:val="24"/>
              </w:rPr>
              <w:t>-fetoprotein, ng/ml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67183B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193B0A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FAE3E6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05AC4C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0.428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AFACDD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0.058</w:t>
            </w:r>
          </w:p>
        </w:tc>
      </w:tr>
      <w:tr w14:paraId="2A0B9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94E9188">
            <w:pPr>
              <w:ind w:firstLine="240" w:firstLineChars="10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微软雅黑" w:cs="Times New Roman"/>
                <w:sz w:val="24"/>
              </w:rPr>
              <w:t>&lt; 400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3210C8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429 (48.1)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BAA498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306 (49.0)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49302F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123 (46.1)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CA7A87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CB65C3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</w:tr>
      <w:tr w14:paraId="65E5B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1AFAF9F6">
            <w:pPr>
              <w:ind w:firstLine="240" w:firstLineChars="10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≥ 400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541AF9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463 (51.9)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9B9CAC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319 (51.0)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D640A2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144 (53.9)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7A71FF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743A19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</w:tr>
      <w:tr w14:paraId="6FFC0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37DAC5E6">
            <w:pPr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Liver cirrhosis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E6CC70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3DD441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04AD35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75C42A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0.081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F3471D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0.129</w:t>
            </w:r>
          </w:p>
        </w:tc>
      </w:tr>
      <w:tr w14:paraId="2DFA8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3250B0BF">
            <w:pPr>
              <w:ind w:firstLine="240" w:firstLineChars="10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Absent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99507F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336 (37.7)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B2126D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247 (39.5)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797D7E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89 (33.3)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D036D3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D3F8BF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</w:tr>
      <w:tr w14:paraId="33C5B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EC50535">
            <w:pPr>
              <w:ind w:firstLine="240" w:firstLineChars="10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Present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65BB90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556 (62.3)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D96026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378 (60.5)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4A6DAA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178 (66.7)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5E071F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440D7A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</w:tr>
      <w:tr w14:paraId="50B97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427C4A5E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Extrahepatic metastasis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3DD73C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76DF88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6A29DE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D4EBBD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0.443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646D14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0.056</w:t>
            </w:r>
          </w:p>
        </w:tc>
      </w:tr>
      <w:tr w14:paraId="5CAC3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597BBC4">
            <w:pPr>
              <w:ind w:firstLine="240" w:firstLineChars="10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Absent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0B3B13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683 (76.6)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E61EE5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483 (77.3)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3C0C9B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200 (74.9)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BC9936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4E6CAE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</w:tr>
      <w:tr w14:paraId="18E4A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556D357F">
            <w:pPr>
              <w:ind w:firstLine="240" w:firstLineChars="10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Present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AA3DE0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209 (23.4)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149410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142 (22.7)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8113E8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67 (25.1)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E5B347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1B7858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</w:tr>
      <w:tr w14:paraId="6A8A9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atLeast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1D7401">
            <w:pPr>
              <w:pStyle w:val="14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Barcelona Clinic Liver Cancer</w:t>
            </w:r>
            <w:r>
              <w:rPr>
                <w:rFonts w:hint="eastAsia"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stage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F80184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5ECC70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D5DA53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0.629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2599D1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0.070</w:t>
            </w:r>
          </w:p>
        </w:tc>
      </w:tr>
      <w:tr w14:paraId="6006F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CAEDA8">
            <w:pPr>
              <w:pStyle w:val="14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0C3228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150 (16.8)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ECE021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101 (16.2)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5F234A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49 (18.4)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D9846E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BA52CB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</w:tr>
      <w:tr w14:paraId="4548D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897AB7">
            <w:pPr>
              <w:pStyle w:val="14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356CF0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273 (30.6)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0FE57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196 (31.4)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4A3091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77 (28.8)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35DFCC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D78D00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</w:tr>
      <w:tr w14:paraId="57C5C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7CEED4">
            <w:pPr>
              <w:pStyle w:val="14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E2F6A9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469 (52.6)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1D7B59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328 (52.5)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11E9E4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141 (52.8)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467A29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C968C9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</w:tr>
      <w:tr w14:paraId="3EE3B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0E8363">
            <w:pPr>
              <w:pStyle w:val="14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Maximum tumor diameter, cm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D3405D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9.3 (6.1, 12.3)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58E9A1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9.5 (6.4, 12.2)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07A805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9.4 (6.2, 12.3)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59C42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0.982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088505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0.011</w:t>
            </w:r>
          </w:p>
        </w:tc>
      </w:tr>
      <w:tr w14:paraId="73AB5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41561549">
            <w:pPr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Number of tumors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7B59C1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2EF87B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FF8FCE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3C94E6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0.501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2904D5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0.049</w:t>
            </w:r>
          </w:p>
        </w:tc>
      </w:tr>
      <w:tr w14:paraId="69E86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0E738057">
            <w:pPr>
              <w:ind w:firstLine="240" w:firstLineChars="10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Single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0F51C4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339 (38.0)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C07C9B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242 (38.7)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792D31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97 (36.3)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C75A9D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EBFA27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</w:tr>
      <w:tr w14:paraId="3AA8B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13337AFB">
            <w:pPr>
              <w:ind w:firstLine="240" w:firstLineChars="10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Multiple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01B551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553 (62.0)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95BEDE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383 (61.3)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C80757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170 (63.7)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CE7363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2D948D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</w:tr>
      <w:tr w14:paraId="1F7BD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6212135">
            <w:pPr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Macrovascular invasion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03DE1F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6D2C71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4EDB84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484972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0.363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3662DE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0.067</w:t>
            </w:r>
          </w:p>
        </w:tc>
      </w:tr>
      <w:tr w14:paraId="7134A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6C18DA6C">
            <w:pPr>
              <w:ind w:firstLine="240" w:firstLineChars="10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Absent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805993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514 (57.6)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F90517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354 (56.6)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450F09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160 (59.9)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5E9148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F835CB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</w:tr>
      <w:tr w14:paraId="43F50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0C0141DB">
            <w:pPr>
              <w:ind w:firstLine="240" w:firstLineChars="100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Present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482EED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378 (42.4)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3CEEB3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271 (43.4)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9E1023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107 (40.1)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DDD0A7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9A6A83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</w:tr>
      <w:tr w14:paraId="45436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2A23C5B1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/>
                <w:color w:val="000000"/>
                <w:sz w:val="24"/>
              </w:rPr>
              <w:t>Pathological complete response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63EDEB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AB2950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5CACD7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5F9895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0.490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6D7C39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0.091</w:t>
            </w:r>
          </w:p>
        </w:tc>
      </w:tr>
      <w:tr w14:paraId="18262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45BA8E1F">
            <w:pPr>
              <w:ind w:firstLine="240" w:firstLineChars="100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EB05AB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170 (63.7)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4532C1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114 (62.3)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B91AD0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56 (66.7)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466B6A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9390C8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</w:tr>
      <w:tr w14:paraId="1A575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auto" w:sz="12" w:space="0"/>
              <w:right w:val="nil"/>
            </w:tcBorders>
          </w:tcPr>
          <w:p w14:paraId="0B08E82C">
            <w:pPr>
              <w:ind w:firstLine="240" w:firstLineChars="100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Yes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6FBF9FBF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97 (36.3)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25605255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69 (37.7)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7B4348BD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28 (33.3)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5F4A6DE6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4566F87B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</w:tr>
    </w:tbl>
    <w:p w14:paraId="24BFEA9F">
      <w:pPr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 xml:space="preserve">Values are </w:t>
      </w:r>
      <w:r>
        <w:rPr>
          <w:rFonts w:hint="eastAsia" w:ascii="Times New Roman" w:hAnsi="Times New Roman" w:eastAsia="宋体" w:cs="Times New Roman"/>
          <w:sz w:val="24"/>
        </w:rPr>
        <w:t>n (%)</w:t>
      </w:r>
      <w:r>
        <w:rPr>
          <w:rFonts w:ascii="Times New Roman" w:hAnsi="Times New Roman" w:eastAsia="宋体" w:cs="Times New Roman"/>
          <w:sz w:val="24"/>
        </w:rPr>
        <w:t xml:space="preserve">, </w:t>
      </w:r>
      <w:r>
        <w:rPr>
          <w:rFonts w:hint="eastAsia" w:ascii="Times New Roman" w:hAnsi="Times New Roman" w:eastAsia="宋体" w:cs="Times New Roman"/>
          <w:sz w:val="24"/>
        </w:rPr>
        <w:t>mean</w:t>
      </w:r>
      <w:r>
        <w:rPr>
          <w:rFonts w:ascii="Times New Roman" w:hAnsi="Times New Roman" w:eastAsia="宋体" w:cs="Times New Roman"/>
          <w:sz w:val="24"/>
        </w:rPr>
        <w:t xml:space="preserve"> </w:t>
      </w:r>
      <w:r>
        <w:rPr>
          <w:rFonts w:ascii="Times New Roman" w:hAnsi="Times New Roman" w:eastAsia="宋体" w:cs="Times New Roman"/>
          <w:sz w:val="24"/>
        </w:rPr>
        <w:sym w:font="Symbol" w:char="F0B1"/>
      </w:r>
      <w:r>
        <w:rPr>
          <w:rFonts w:ascii="Times New Roman" w:hAnsi="Times New Roman" w:eastAsia="宋体" w:cs="Times New Roman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</w:rPr>
        <w:t>standard deviation</w:t>
      </w:r>
      <w:r>
        <w:rPr>
          <w:rFonts w:hint="eastAsia" w:ascii="Times New Roman" w:hAnsi="Times New Roman" w:cs="Times New Roman"/>
          <w:sz w:val="24"/>
        </w:rPr>
        <w:t xml:space="preserve"> (SD)</w:t>
      </w:r>
      <w:r>
        <w:rPr>
          <w:rFonts w:hint="eastAsia" w:ascii="Times New Roman" w:hAnsi="Times New Roman" w:eastAsia="宋体" w:cs="Times New Roman"/>
          <w:sz w:val="24"/>
        </w:rPr>
        <w:t>, or median (interquartile range</w:t>
      </w:r>
      <w:r>
        <w:rPr>
          <w:rFonts w:hint="eastAsia" w:ascii="Times New Roman" w:hAnsi="Times New Roman" w:cs="Times New Roman"/>
          <w:sz w:val="24"/>
        </w:rPr>
        <w:t xml:space="preserve">, </w:t>
      </w:r>
      <w:r>
        <w:rPr>
          <w:rFonts w:ascii="Times New Roman" w:hAnsi="Times New Roman" w:cs="Times New Roman"/>
          <w:sz w:val="24"/>
        </w:rPr>
        <w:t>Q</w:t>
      </w:r>
      <w:r>
        <w:rPr>
          <w:rFonts w:ascii="Times New Roman" w:hAnsi="Times New Roman" w:cs="Times New Roman"/>
          <w:sz w:val="24"/>
          <w:vertAlign w:val="subscript"/>
        </w:rPr>
        <w:t>1</w:t>
      </w:r>
      <w:r>
        <w:rPr>
          <w:rFonts w:ascii="Times New Roman" w:hAnsi="Times New Roman" w:cs="Times New Roman"/>
          <w:sz w:val="24"/>
        </w:rPr>
        <w:t>, Q</w:t>
      </w:r>
      <w:r>
        <w:rPr>
          <w:rFonts w:ascii="Times New Roman" w:hAnsi="Times New Roman" w:cs="Times New Roman"/>
          <w:sz w:val="24"/>
          <w:vertAlign w:val="subscript"/>
        </w:rPr>
        <w:t>3</w:t>
      </w:r>
      <w:r>
        <w:rPr>
          <w:rFonts w:hint="eastAsia" w:ascii="Times New Roman" w:hAnsi="Times New Roman" w:eastAsia="宋体" w:cs="Times New Roman"/>
          <w:sz w:val="24"/>
        </w:rPr>
        <w:t>)</w:t>
      </w:r>
      <w:r>
        <w:rPr>
          <w:rFonts w:ascii="Times New Roman" w:hAnsi="Times New Roman" w:eastAsia="宋体" w:cs="Times New Roman"/>
          <w:sz w:val="24"/>
        </w:rPr>
        <w:t>, unless otherwise noted</w:t>
      </w:r>
      <w:r>
        <w:rPr>
          <w:rFonts w:hint="eastAsia" w:ascii="Times New Roman" w:hAnsi="Times New Roman" w:eastAsia="宋体" w:cs="Times New Roman"/>
          <w:sz w:val="24"/>
        </w:rPr>
        <w:t xml:space="preserve">. </w:t>
      </w:r>
    </w:p>
    <w:p w14:paraId="71989DB1">
      <w:pPr>
        <w:widowControl/>
        <w:jc w:val="left"/>
      </w:pPr>
      <w:r>
        <w:rPr>
          <w:rFonts w:ascii="Times New Roman" w:hAnsi="Times New Roman" w:cs="Times New Roman"/>
          <w:sz w:val="24"/>
        </w:rPr>
        <w:t>ECOG PS</w:t>
      </w:r>
      <w:r>
        <w:rPr>
          <w:rFonts w:hint="eastAsia" w:ascii="Times New Roman" w:hAnsi="Times New Roman" w:cs="Times New Roman"/>
          <w:sz w:val="24"/>
        </w:rPr>
        <w:t xml:space="preserve">, </w:t>
      </w:r>
      <w:r>
        <w:rPr>
          <w:rFonts w:ascii="Times New Roman" w:hAnsi="Times New Roman" w:cs="Times New Roman"/>
          <w:sz w:val="24"/>
        </w:rPr>
        <w:t>Eastern Cooperative Oncology Group Performance status;</w:t>
      </w:r>
      <w:r>
        <w:rPr>
          <w:rFonts w:ascii="Times New Roman" w:hAnsi="Times New Roman" w:eastAsia="宋体" w:cs="Times New Roman"/>
          <w:sz w:val="24"/>
        </w:rPr>
        <w:t xml:space="preserve"> SMD, s</w:t>
      </w:r>
      <w:r>
        <w:rPr>
          <w:rFonts w:hint="eastAsia" w:ascii="Times New Roman" w:hAnsi="Times New Roman" w:eastAsia="宋体" w:cs="Times New Roman"/>
          <w:sz w:val="24"/>
        </w:rPr>
        <w:t>tandardized mean difference</w:t>
      </w:r>
      <w:r>
        <w:rPr>
          <w:rFonts w:hint="eastAsia" w:ascii="Times New Roman" w:hAnsi="Times New Roman" w:cs="Times New Roman"/>
          <w:sz w:val="24"/>
        </w:rPr>
        <w:t>.</w:t>
      </w:r>
    </w:p>
    <w:p w14:paraId="51B6642F">
      <w:pPr>
        <w:widowControl/>
        <w:jc w:val="left"/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 w14:paraId="5D2E4713">
      <w:pPr>
        <w:rPr>
          <w:rFonts w:ascii="Times New Roman" w:hAnsi="Times New Roman" w:eastAsia="宋体" w:cs="Times New Roman"/>
          <w:color w:val="auto"/>
          <w:sz w:val="24"/>
        </w:rPr>
      </w:pPr>
      <w:r>
        <w:rPr>
          <w:rFonts w:hint="eastAsia" w:ascii="Times New Roman" w:hAnsi="Times New Roman" w:cs="Times New Roman"/>
          <w:b/>
          <w:bCs/>
          <w:color w:val="000000"/>
          <w:sz w:val="24"/>
        </w:rPr>
        <w:t>Supplementary Table 3</w:t>
      </w:r>
      <w:r>
        <w:rPr>
          <w:rFonts w:ascii="Times New Roman" w:hAnsi="Times New Roman" w:cs="Times New Roman"/>
          <w:b/>
          <w:bCs/>
          <w:color w:val="000000"/>
          <w:sz w:val="24"/>
        </w:rPr>
        <w:t>.</w:t>
      </w:r>
      <w:r>
        <w:rPr>
          <w:rFonts w:hint="eastAsia" w:ascii="Times New Roman" w:hAnsi="Times New Roman" w:cs="Times New Roman"/>
          <w:color w:val="000000"/>
          <w:sz w:val="24"/>
        </w:rPr>
        <w:t xml:space="preserve"> Baseline demographic and clinical characteristics of patients who</w:t>
      </w:r>
      <w:r>
        <w:rPr>
          <w:rFonts w:ascii="Times New Roman" w:hAnsi="Times New Roman" w:cs="Times New Roman"/>
          <w:color w:val="000000"/>
          <w:sz w:val="24"/>
        </w:rPr>
        <w:t xml:space="preserve"> </w:t>
      </w:r>
      <w:r>
        <w:rPr>
          <w:rFonts w:hint="eastAsia" w:ascii="Times New Roman" w:hAnsi="Times New Roman" w:cs="Times New Roman"/>
          <w:color w:val="000000"/>
          <w:sz w:val="24"/>
        </w:rPr>
        <w:t>underwent hepatectomy</w:t>
      </w:r>
      <w:r>
        <w:rPr>
          <w:rFonts w:ascii="Times New Roman" w:hAnsi="Times New Roman" w:eastAsia="宋体" w:cs="Times New Roman"/>
          <w:sz w:val="24"/>
        </w:rPr>
        <w:t xml:space="preserve">, stratified by whether they achieved clinical complete response after </w:t>
      </w:r>
      <w:r>
        <w:rPr>
          <w:rFonts w:ascii="Times New Roman" w:hAnsi="Times New Roman" w:eastAsia="宋体" w:cs="Times New Roman"/>
          <w:b w:val="0"/>
          <w:bCs w:val="0"/>
          <w:sz w:val="24"/>
        </w:rPr>
        <w:t>PD-1 inhibitor-based combination therapy</w:t>
      </w:r>
      <w:r>
        <w:rPr>
          <w:rFonts w:ascii="Times New Roman" w:hAnsi="Times New Roman" w:eastAsia="宋体" w:cs="Times New Roman"/>
          <w:color w:val="auto"/>
          <w:sz w:val="24"/>
        </w:rPr>
        <w:t>.</w:t>
      </w:r>
    </w:p>
    <w:tbl>
      <w:tblPr>
        <w:tblStyle w:val="8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3"/>
        <w:gridCol w:w="2291"/>
        <w:gridCol w:w="3778"/>
        <w:gridCol w:w="3145"/>
        <w:gridCol w:w="797"/>
        <w:gridCol w:w="797"/>
      </w:tblGrid>
      <w:tr w14:paraId="76777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86" w:type="pct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369823C">
            <w:pPr>
              <w:pStyle w:val="14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eastAsia="等线"/>
                <w:kern w:val="0"/>
                <w:sz w:val="24"/>
              </w:rPr>
              <w:t>Characteristic</w:t>
            </w:r>
          </w:p>
        </w:tc>
        <w:tc>
          <w:tcPr>
            <w:tcW w:w="807" w:type="pct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4C05E7F">
            <w:pPr>
              <w:pStyle w:val="14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Total (</w:t>
            </w:r>
            <w:r>
              <w:rPr>
                <w:rFonts w:hint="eastAsia" w:ascii="Times New Roman" w:hAnsi="Times New Roman"/>
                <w:sz w:val="24"/>
              </w:rPr>
              <w:t>n</w:t>
            </w:r>
            <w:r>
              <w:rPr>
                <w:rFonts w:ascii="Times New Roman" w:hAnsi="Times New Roman"/>
                <w:sz w:val="24"/>
              </w:rPr>
              <w:t xml:space="preserve"> = 360)</w:t>
            </w:r>
          </w:p>
        </w:tc>
        <w:tc>
          <w:tcPr>
            <w:tcW w:w="1332" w:type="pct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F7DE2F5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Did not achieve complete response (n = 239)</w:t>
            </w:r>
          </w:p>
        </w:tc>
        <w:tc>
          <w:tcPr>
            <w:tcW w:w="1109" w:type="pct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BDDB912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Achieved complete response (n = 121)</w:t>
            </w:r>
          </w:p>
        </w:tc>
        <w:tc>
          <w:tcPr>
            <w:tcW w:w="281" w:type="pct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411A761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i/>
                <w:iCs/>
                <w:sz w:val="24"/>
              </w:rPr>
              <w:t>p</w:t>
            </w:r>
          </w:p>
        </w:tc>
        <w:tc>
          <w:tcPr>
            <w:tcW w:w="281" w:type="pct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44F04C9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SMD</w:t>
            </w:r>
          </w:p>
        </w:tc>
      </w:tr>
      <w:tr w14:paraId="74043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1C1422">
            <w:pPr>
              <w:pStyle w:val="14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Sex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3D48ED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  <w:tc>
          <w:tcPr>
            <w:tcW w:w="133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236724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  <w:tc>
          <w:tcPr>
            <w:tcW w:w="110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38AF02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  <w:tc>
          <w:tcPr>
            <w:tcW w:w="28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9EE540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0.493</w:t>
            </w:r>
          </w:p>
        </w:tc>
        <w:tc>
          <w:tcPr>
            <w:tcW w:w="28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CD961B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0.078</w:t>
            </w:r>
          </w:p>
        </w:tc>
      </w:tr>
      <w:tr w14:paraId="737C7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1A9D6D">
            <w:pPr>
              <w:pStyle w:val="14"/>
              <w:jc w:val="left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Male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163DAE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309 (85.8)</w:t>
            </w:r>
          </w:p>
        </w:tc>
        <w:tc>
          <w:tcPr>
            <w:tcW w:w="133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49294F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203 (84.9)</w:t>
            </w:r>
          </w:p>
        </w:tc>
        <w:tc>
          <w:tcPr>
            <w:tcW w:w="110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C28128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106 (87.6)</w:t>
            </w:r>
          </w:p>
        </w:tc>
        <w:tc>
          <w:tcPr>
            <w:tcW w:w="28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E1C3FB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  <w:tc>
          <w:tcPr>
            <w:tcW w:w="28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28561E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</w:tr>
      <w:tr w14:paraId="43E62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42E9C8">
            <w:pPr>
              <w:pStyle w:val="14"/>
              <w:jc w:val="left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Female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0F47B1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51 (14.2)</w:t>
            </w:r>
          </w:p>
        </w:tc>
        <w:tc>
          <w:tcPr>
            <w:tcW w:w="133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3E2752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36 (15.1)</w:t>
            </w:r>
          </w:p>
        </w:tc>
        <w:tc>
          <w:tcPr>
            <w:tcW w:w="110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773C5A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15 (12.4)</w:t>
            </w:r>
          </w:p>
        </w:tc>
        <w:tc>
          <w:tcPr>
            <w:tcW w:w="28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52E7B6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  <w:tc>
          <w:tcPr>
            <w:tcW w:w="28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9038F6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</w:tr>
      <w:tr w14:paraId="34FCF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6E8D22">
            <w:pPr>
              <w:pStyle w:val="14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Age, yr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2933CE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51.3±10.6</w:t>
            </w:r>
          </w:p>
        </w:tc>
        <w:tc>
          <w:tcPr>
            <w:tcW w:w="133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B559BF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50.5±10.6</w:t>
            </w:r>
          </w:p>
        </w:tc>
        <w:tc>
          <w:tcPr>
            <w:tcW w:w="110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40F497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52.9±10.5</w:t>
            </w:r>
          </w:p>
        </w:tc>
        <w:tc>
          <w:tcPr>
            <w:tcW w:w="28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F41687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0.038</w:t>
            </w:r>
          </w:p>
        </w:tc>
        <w:tc>
          <w:tcPr>
            <w:tcW w:w="28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111270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0.234</w:t>
            </w:r>
          </w:p>
        </w:tc>
      </w:tr>
      <w:tr w14:paraId="241DD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24BEF9">
            <w:pPr>
              <w:pStyle w:val="14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ECOG PS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BF48CC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  <w:tc>
          <w:tcPr>
            <w:tcW w:w="133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589AFF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  <w:tc>
          <w:tcPr>
            <w:tcW w:w="110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3ED6CA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  <w:tc>
          <w:tcPr>
            <w:tcW w:w="28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C2FF64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0.136</w:t>
            </w:r>
          </w:p>
        </w:tc>
        <w:tc>
          <w:tcPr>
            <w:tcW w:w="28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CC6A7C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0.164</w:t>
            </w:r>
          </w:p>
        </w:tc>
      </w:tr>
      <w:tr w14:paraId="15B25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005C11">
            <w:pPr>
              <w:pStyle w:val="14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0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D8C9B2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284 (78.9)</w:t>
            </w:r>
          </w:p>
        </w:tc>
        <w:tc>
          <w:tcPr>
            <w:tcW w:w="133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BEA37B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194 (81.2)</w:t>
            </w:r>
          </w:p>
        </w:tc>
        <w:tc>
          <w:tcPr>
            <w:tcW w:w="110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927C27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90 (74.4)</w:t>
            </w:r>
          </w:p>
        </w:tc>
        <w:tc>
          <w:tcPr>
            <w:tcW w:w="28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B1AF2C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  <w:tc>
          <w:tcPr>
            <w:tcW w:w="28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99FE02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</w:tr>
      <w:tr w14:paraId="4DEFF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B7797D">
            <w:pPr>
              <w:pStyle w:val="14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1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BCA945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76 (21.1)</w:t>
            </w:r>
          </w:p>
        </w:tc>
        <w:tc>
          <w:tcPr>
            <w:tcW w:w="133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B69576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45 (18.8)</w:t>
            </w:r>
          </w:p>
        </w:tc>
        <w:tc>
          <w:tcPr>
            <w:tcW w:w="110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9077BB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31 (25.6)</w:t>
            </w:r>
          </w:p>
        </w:tc>
        <w:tc>
          <w:tcPr>
            <w:tcW w:w="28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E0CB1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  <w:tc>
          <w:tcPr>
            <w:tcW w:w="28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4987EB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</w:tr>
      <w:tr w14:paraId="175DE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4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C58B5A">
            <w:pPr>
              <w:pStyle w:val="14"/>
              <w:jc w:val="left"/>
              <w:rPr>
                <w:rFonts w:ascii="Times New Roman" w:hAnsi="Times New Roman"/>
                <w:sz w:val="24"/>
                <w:lang w:val="fr-FR"/>
              </w:rPr>
            </w:pPr>
            <w:r>
              <w:rPr>
                <w:rFonts w:ascii="Times New Roman" w:hAnsi="Times New Roman"/>
                <w:sz w:val="24"/>
                <w:lang w:val="fr-FR"/>
              </w:rPr>
              <w:t>Hepatitis B virus surface antigen</w:t>
            </w:r>
          </w:p>
        </w:tc>
        <w:tc>
          <w:tcPr>
            <w:tcW w:w="133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7FAAF9">
            <w:pPr>
              <w:pStyle w:val="14"/>
              <w:rPr>
                <w:rFonts w:ascii="Times New Roman" w:hAnsi="Times New Roman"/>
                <w:sz w:val="24"/>
                <w:lang w:val="fr-FR"/>
              </w:rPr>
            </w:pPr>
          </w:p>
        </w:tc>
        <w:tc>
          <w:tcPr>
            <w:tcW w:w="110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CF03E6">
            <w:pPr>
              <w:pStyle w:val="14"/>
              <w:rPr>
                <w:rFonts w:ascii="Times New Roman" w:hAnsi="Times New Roman"/>
                <w:sz w:val="24"/>
                <w:lang w:val="fr-FR"/>
              </w:rPr>
            </w:pPr>
          </w:p>
        </w:tc>
        <w:tc>
          <w:tcPr>
            <w:tcW w:w="28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D5688B">
            <w:pPr>
              <w:pStyle w:val="14"/>
              <w:rPr>
                <w:rFonts w:ascii="Times New Roman" w:hAnsi="Times New Roman"/>
                <w:sz w:val="24"/>
                <w:lang w:val="fr-FR"/>
              </w:rPr>
            </w:pPr>
            <w:r>
              <w:rPr>
                <w:rFonts w:ascii="Times New Roman" w:hAnsi="Times New Roman"/>
                <w:sz w:val="24"/>
                <w:lang w:val="fr-FR"/>
              </w:rPr>
              <w:t>0.350</w:t>
            </w:r>
          </w:p>
        </w:tc>
        <w:tc>
          <w:tcPr>
            <w:tcW w:w="28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187C1C">
            <w:pPr>
              <w:pStyle w:val="14"/>
              <w:rPr>
                <w:rFonts w:ascii="Times New Roman" w:hAnsi="Times New Roman"/>
                <w:sz w:val="24"/>
                <w:lang w:val="fr-FR"/>
              </w:rPr>
            </w:pPr>
            <w:r>
              <w:rPr>
                <w:rFonts w:ascii="Times New Roman" w:hAnsi="Times New Roman"/>
                <w:sz w:val="24"/>
                <w:lang w:val="fr-FR"/>
              </w:rPr>
              <w:t>0.103</w:t>
            </w:r>
          </w:p>
        </w:tc>
      </w:tr>
      <w:tr w14:paraId="281CD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6" w:type="pct"/>
            <w:tcBorders>
              <w:top w:val="nil"/>
              <w:left w:val="nil"/>
              <w:bottom w:val="nil"/>
              <w:right w:val="nil"/>
            </w:tcBorders>
          </w:tcPr>
          <w:p w14:paraId="08BECDFB">
            <w:pPr>
              <w:ind w:firstLine="240" w:firstLineChars="10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Positive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F0DAE5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298 (82.8)</w:t>
            </w:r>
          </w:p>
        </w:tc>
        <w:tc>
          <w:tcPr>
            <w:tcW w:w="133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0A4C53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201 (84.1)</w:t>
            </w:r>
          </w:p>
        </w:tc>
        <w:tc>
          <w:tcPr>
            <w:tcW w:w="110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1ECA6C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97 (80.2)</w:t>
            </w:r>
          </w:p>
        </w:tc>
        <w:tc>
          <w:tcPr>
            <w:tcW w:w="28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48428A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  <w:tc>
          <w:tcPr>
            <w:tcW w:w="28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2D6F8A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</w:tr>
      <w:tr w14:paraId="5D6E4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6" w:type="pct"/>
            <w:tcBorders>
              <w:top w:val="nil"/>
              <w:left w:val="nil"/>
              <w:bottom w:val="nil"/>
              <w:right w:val="nil"/>
            </w:tcBorders>
          </w:tcPr>
          <w:p w14:paraId="76A1AD46">
            <w:pPr>
              <w:ind w:firstLine="240" w:firstLineChars="10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Negative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813B95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62 (17.2)</w:t>
            </w:r>
          </w:p>
        </w:tc>
        <w:tc>
          <w:tcPr>
            <w:tcW w:w="133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D7A55B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38 (15.9)</w:t>
            </w:r>
          </w:p>
        </w:tc>
        <w:tc>
          <w:tcPr>
            <w:tcW w:w="110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EF9949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24 (19.8)</w:t>
            </w:r>
          </w:p>
        </w:tc>
        <w:tc>
          <w:tcPr>
            <w:tcW w:w="28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D83780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  <w:tc>
          <w:tcPr>
            <w:tcW w:w="28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D5E2E5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</w:tr>
      <w:tr w14:paraId="4BD4E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4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244C86">
            <w:pPr>
              <w:pStyle w:val="14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Antibody against hepatitis C virus</w:t>
            </w:r>
          </w:p>
        </w:tc>
        <w:tc>
          <w:tcPr>
            <w:tcW w:w="133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989C80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  <w:tc>
          <w:tcPr>
            <w:tcW w:w="110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B8C306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  <w:tc>
          <w:tcPr>
            <w:tcW w:w="28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1EA5ED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0.083</w:t>
            </w:r>
          </w:p>
        </w:tc>
        <w:tc>
          <w:tcPr>
            <w:tcW w:w="28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D072E8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0.215</w:t>
            </w:r>
          </w:p>
        </w:tc>
      </w:tr>
      <w:tr w14:paraId="32557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6" w:type="pct"/>
            <w:tcBorders>
              <w:top w:val="nil"/>
              <w:left w:val="nil"/>
              <w:bottom w:val="nil"/>
              <w:right w:val="nil"/>
            </w:tcBorders>
          </w:tcPr>
          <w:p w14:paraId="40C322B3">
            <w:pPr>
              <w:ind w:firstLine="240" w:firstLineChars="100"/>
              <w:jc w:val="left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Negative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171182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355 (98.6)</w:t>
            </w:r>
          </w:p>
        </w:tc>
        <w:tc>
          <w:tcPr>
            <w:tcW w:w="133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0771F5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238 (99.6)</w:t>
            </w:r>
          </w:p>
        </w:tc>
        <w:tc>
          <w:tcPr>
            <w:tcW w:w="110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AB93A8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117 (96.7)</w:t>
            </w:r>
          </w:p>
        </w:tc>
        <w:tc>
          <w:tcPr>
            <w:tcW w:w="28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4C4ABB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  <w:tc>
          <w:tcPr>
            <w:tcW w:w="28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DBB257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</w:tr>
      <w:tr w14:paraId="27D3C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6" w:type="pct"/>
            <w:tcBorders>
              <w:top w:val="nil"/>
              <w:left w:val="nil"/>
              <w:bottom w:val="nil"/>
              <w:right w:val="nil"/>
            </w:tcBorders>
          </w:tcPr>
          <w:p w14:paraId="137FA9DC">
            <w:pPr>
              <w:ind w:firstLine="240" w:firstLineChars="100"/>
              <w:jc w:val="left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Positive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A42AB3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 (1.4)</w:t>
            </w:r>
          </w:p>
        </w:tc>
        <w:tc>
          <w:tcPr>
            <w:tcW w:w="133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06DD55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 (0.4)</w:t>
            </w:r>
          </w:p>
        </w:tc>
        <w:tc>
          <w:tcPr>
            <w:tcW w:w="110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65EA95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 (3.3)</w:t>
            </w:r>
          </w:p>
        </w:tc>
        <w:tc>
          <w:tcPr>
            <w:tcW w:w="28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E534C4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  <w:tc>
          <w:tcPr>
            <w:tcW w:w="28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26067E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</w:tr>
      <w:tr w14:paraId="4DA14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9CF86D">
            <w:pPr>
              <w:pStyle w:val="14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Platelet count,</w:t>
            </w:r>
            <w:r>
              <w:rPr>
                <w:rFonts w:hint="eastAsia" w:ascii="Times New Roman" w:hAnsi="Times New Roman"/>
                <w:sz w:val="24"/>
              </w:rPr>
              <w:t xml:space="preserve"> </w:t>
            </w:r>
            <w:r>
              <w:rPr>
                <w:rFonts w:hint="eastAsia" w:ascii="Times New Roman" w:hAnsi="Times New Roman"/>
                <w:sz w:val="24"/>
              </w:rPr>
              <w:sym w:font="Symbol" w:char="F0B4"/>
            </w:r>
            <w:r>
              <w:rPr>
                <w:rFonts w:ascii="Times New Roman" w:hAnsi="Times New Roman"/>
                <w:sz w:val="24"/>
              </w:rPr>
              <w:t>10</w:t>
            </w:r>
            <w:r>
              <w:rPr>
                <w:rFonts w:ascii="Times New Roman" w:hAnsi="Times New Roman"/>
                <w:sz w:val="24"/>
                <w:vertAlign w:val="superscript"/>
              </w:rPr>
              <w:t>9</w:t>
            </w:r>
            <w:r>
              <w:rPr>
                <w:rFonts w:ascii="Times New Roman" w:hAnsi="Times New Roman"/>
                <w:sz w:val="24"/>
              </w:rPr>
              <w:t>/L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F317C8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211.6 (164.8, 268.0)</w:t>
            </w:r>
          </w:p>
        </w:tc>
        <w:tc>
          <w:tcPr>
            <w:tcW w:w="133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E4379D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215.0 (165.3, 276.8)</w:t>
            </w:r>
          </w:p>
        </w:tc>
        <w:tc>
          <w:tcPr>
            <w:tcW w:w="110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36585A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205.0 (156.0, 249.0)</w:t>
            </w:r>
          </w:p>
        </w:tc>
        <w:tc>
          <w:tcPr>
            <w:tcW w:w="28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E85821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0.183</w:t>
            </w:r>
          </w:p>
        </w:tc>
        <w:tc>
          <w:tcPr>
            <w:tcW w:w="28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899EE4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0.167</w:t>
            </w:r>
          </w:p>
        </w:tc>
      </w:tr>
      <w:tr w14:paraId="66B74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24E63B">
            <w:pPr>
              <w:pStyle w:val="14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Total bilirubin,</w:t>
            </w:r>
            <w:r>
              <w:rPr>
                <w:rFonts w:hint="eastAsia"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mol/L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A13AC6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12.9 (9.6, 17.6)</w:t>
            </w:r>
          </w:p>
        </w:tc>
        <w:tc>
          <w:tcPr>
            <w:tcW w:w="133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58B9DC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12.4 (9.4, 17.1)</w:t>
            </w:r>
          </w:p>
        </w:tc>
        <w:tc>
          <w:tcPr>
            <w:tcW w:w="110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DF1766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13.7 (9.6, 18.7)</w:t>
            </w:r>
          </w:p>
        </w:tc>
        <w:tc>
          <w:tcPr>
            <w:tcW w:w="28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915BCD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0.174</w:t>
            </w:r>
          </w:p>
        </w:tc>
        <w:tc>
          <w:tcPr>
            <w:tcW w:w="28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7BA6B6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0.131</w:t>
            </w:r>
          </w:p>
        </w:tc>
      </w:tr>
      <w:tr w14:paraId="42296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7C0CD1">
            <w:pPr>
              <w:pStyle w:val="14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Albumin, g/L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0470C2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39.0±5.7</w:t>
            </w:r>
          </w:p>
        </w:tc>
        <w:tc>
          <w:tcPr>
            <w:tcW w:w="133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66C394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38.9±5.6</w:t>
            </w:r>
          </w:p>
        </w:tc>
        <w:tc>
          <w:tcPr>
            <w:tcW w:w="110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69DD67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39.4±5.7</w:t>
            </w:r>
          </w:p>
        </w:tc>
        <w:tc>
          <w:tcPr>
            <w:tcW w:w="28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5FB40D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0.400</w:t>
            </w:r>
          </w:p>
        </w:tc>
        <w:tc>
          <w:tcPr>
            <w:tcW w:w="28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B2579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0.094</w:t>
            </w:r>
          </w:p>
        </w:tc>
      </w:tr>
      <w:tr w14:paraId="43E8F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B2C61E">
            <w:pPr>
              <w:pStyle w:val="14"/>
              <w:jc w:val="left"/>
              <w:rPr>
                <w:rFonts w:ascii="Times New Roman" w:hAnsi="Times New Roman"/>
                <w:sz w:val="24"/>
                <w:lang w:val="fr-FR"/>
              </w:rPr>
            </w:pPr>
            <w:r>
              <w:rPr>
                <w:rFonts w:ascii="Times New Roman" w:hAnsi="Times New Roman"/>
                <w:sz w:val="24"/>
                <w:lang w:val="fr-FR"/>
              </w:rPr>
              <w:t>Alanine aminotransferase, U/L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675067">
            <w:pPr>
              <w:pStyle w:val="14"/>
              <w:rPr>
                <w:rFonts w:ascii="Times New Roman" w:hAnsi="Times New Roman"/>
                <w:sz w:val="24"/>
                <w:lang w:val="fr-FR"/>
              </w:rPr>
            </w:pPr>
            <w:r>
              <w:rPr>
                <w:rFonts w:ascii="Times New Roman" w:hAnsi="Times New Roman"/>
                <w:sz w:val="24"/>
                <w:lang w:val="fr-FR"/>
              </w:rPr>
              <w:t>38.0 (27.0, 57.0)</w:t>
            </w:r>
          </w:p>
        </w:tc>
        <w:tc>
          <w:tcPr>
            <w:tcW w:w="133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8461A7">
            <w:pPr>
              <w:pStyle w:val="14"/>
              <w:rPr>
                <w:rFonts w:ascii="Times New Roman" w:hAnsi="Times New Roman"/>
                <w:sz w:val="24"/>
                <w:lang w:val="fr-FR"/>
              </w:rPr>
            </w:pPr>
            <w:r>
              <w:rPr>
                <w:rFonts w:ascii="Times New Roman" w:hAnsi="Times New Roman"/>
                <w:sz w:val="24"/>
                <w:lang w:val="fr-FR"/>
              </w:rPr>
              <w:t>38.0 (27.0, 55.5)</w:t>
            </w:r>
          </w:p>
        </w:tc>
        <w:tc>
          <w:tcPr>
            <w:tcW w:w="110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A2FC2A">
            <w:pPr>
              <w:pStyle w:val="14"/>
              <w:rPr>
                <w:rFonts w:ascii="Times New Roman" w:hAnsi="Times New Roman"/>
                <w:sz w:val="24"/>
                <w:lang w:val="fr-FR"/>
              </w:rPr>
            </w:pPr>
            <w:r>
              <w:rPr>
                <w:rFonts w:ascii="Times New Roman" w:hAnsi="Times New Roman"/>
                <w:sz w:val="24"/>
                <w:lang w:val="fr-FR"/>
              </w:rPr>
              <w:t>38.0 (26.0, 59.0)</w:t>
            </w:r>
          </w:p>
        </w:tc>
        <w:tc>
          <w:tcPr>
            <w:tcW w:w="28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B0AF72">
            <w:pPr>
              <w:pStyle w:val="14"/>
              <w:rPr>
                <w:rFonts w:ascii="Times New Roman" w:hAnsi="Times New Roman"/>
                <w:sz w:val="24"/>
                <w:lang w:val="fr-FR"/>
              </w:rPr>
            </w:pPr>
            <w:r>
              <w:rPr>
                <w:rFonts w:ascii="Times New Roman" w:hAnsi="Times New Roman"/>
                <w:sz w:val="24"/>
                <w:lang w:val="fr-FR"/>
              </w:rPr>
              <w:t>0.991</w:t>
            </w:r>
          </w:p>
        </w:tc>
        <w:tc>
          <w:tcPr>
            <w:tcW w:w="28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47A099">
            <w:pPr>
              <w:pStyle w:val="14"/>
              <w:rPr>
                <w:rFonts w:ascii="Times New Roman" w:hAnsi="Times New Roman"/>
                <w:sz w:val="24"/>
                <w:lang w:val="fr-FR"/>
              </w:rPr>
            </w:pPr>
            <w:r>
              <w:rPr>
                <w:rFonts w:ascii="Times New Roman" w:hAnsi="Times New Roman"/>
                <w:sz w:val="24"/>
                <w:lang w:val="fr-FR"/>
              </w:rPr>
              <w:t>0.017</w:t>
            </w:r>
          </w:p>
        </w:tc>
      </w:tr>
      <w:tr w14:paraId="147B1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0854A0">
            <w:pPr>
              <w:pStyle w:val="14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Prothrombin time, sec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A370FD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12.3 (11.5, 13.2)</w:t>
            </w:r>
          </w:p>
        </w:tc>
        <w:tc>
          <w:tcPr>
            <w:tcW w:w="133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328535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12.4 (11.6, 13.2)</w:t>
            </w:r>
          </w:p>
        </w:tc>
        <w:tc>
          <w:tcPr>
            <w:tcW w:w="110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2D204A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12.2 (11.3, 13.2)</w:t>
            </w:r>
          </w:p>
        </w:tc>
        <w:tc>
          <w:tcPr>
            <w:tcW w:w="28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3C8F25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0.098</w:t>
            </w:r>
          </w:p>
        </w:tc>
        <w:tc>
          <w:tcPr>
            <w:tcW w:w="28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4C7D98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0.102</w:t>
            </w:r>
          </w:p>
        </w:tc>
      </w:tr>
      <w:tr w14:paraId="6AF00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4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A502F4">
            <w:pPr>
              <w:pStyle w:val="14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Child–Pugh liver function</w:t>
            </w:r>
          </w:p>
        </w:tc>
        <w:tc>
          <w:tcPr>
            <w:tcW w:w="133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6F39FB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  <w:tc>
          <w:tcPr>
            <w:tcW w:w="110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104F3C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  <w:tc>
          <w:tcPr>
            <w:tcW w:w="28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BCB711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0.662</w:t>
            </w:r>
          </w:p>
        </w:tc>
        <w:tc>
          <w:tcPr>
            <w:tcW w:w="28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C7F433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0.049</w:t>
            </w:r>
          </w:p>
        </w:tc>
      </w:tr>
      <w:tr w14:paraId="3A4AB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4A1107">
            <w:pPr>
              <w:pStyle w:val="14"/>
              <w:jc w:val="left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</w:t>
            </w:r>
            <w:r>
              <w:rPr>
                <w:rFonts w:hint="eastAsia" w:ascii="Times New Roman" w:hAnsi="Times New Roman"/>
                <w:sz w:val="24"/>
              </w:rPr>
              <w:t>A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7BF4A9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330 (91.7)</w:t>
            </w:r>
          </w:p>
        </w:tc>
        <w:tc>
          <w:tcPr>
            <w:tcW w:w="133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65DD4D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218 (91.2)</w:t>
            </w:r>
          </w:p>
        </w:tc>
        <w:tc>
          <w:tcPr>
            <w:tcW w:w="110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E787A5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112 (92.6)</w:t>
            </w:r>
          </w:p>
        </w:tc>
        <w:tc>
          <w:tcPr>
            <w:tcW w:w="28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4BB961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  <w:tc>
          <w:tcPr>
            <w:tcW w:w="28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13A26C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</w:tr>
      <w:tr w14:paraId="35B62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5ECD7D">
            <w:pPr>
              <w:pStyle w:val="14"/>
              <w:jc w:val="left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</w:t>
            </w:r>
            <w:r>
              <w:rPr>
                <w:rFonts w:hint="eastAsia" w:ascii="Times New Roman" w:hAnsi="Times New Roman"/>
                <w:sz w:val="24"/>
              </w:rPr>
              <w:t>B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FE0FF9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30 (8.3)</w:t>
            </w:r>
          </w:p>
        </w:tc>
        <w:tc>
          <w:tcPr>
            <w:tcW w:w="133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B79BF2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21 (8.8)</w:t>
            </w:r>
          </w:p>
        </w:tc>
        <w:tc>
          <w:tcPr>
            <w:tcW w:w="110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E6809C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 (7.4)</w:t>
            </w:r>
          </w:p>
        </w:tc>
        <w:tc>
          <w:tcPr>
            <w:tcW w:w="28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E0B783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  <w:tc>
          <w:tcPr>
            <w:tcW w:w="28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ED0A70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</w:tr>
      <w:tr w14:paraId="293F9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6" w:type="pct"/>
            <w:tcBorders>
              <w:top w:val="nil"/>
              <w:left w:val="nil"/>
              <w:bottom w:val="nil"/>
              <w:right w:val="nil"/>
            </w:tcBorders>
          </w:tcPr>
          <w:p w14:paraId="28596FCB">
            <w:pPr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Symbol" w:hAnsi="Symbol"/>
                <w:sz w:val="24"/>
              </w:rPr>
              <w:t></w:t>
            </w:r>
            <w:r>
              <w:rPr>
                <w:rFonts w:ascii="Times New Roman" w:hAnsi="Times New Roman" w:cs="Times New Roman"/>
                <w:sz w:val="24"/>
              </w:rPr>
              <w:t>-fetoprotein, ng/ml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2275AC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  <w:tc>
          <w:tcPr>
            <w:tcW w:w="133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09006E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  <w:tc>
          <w:tcPr>
            <w:tcW w:w="110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625799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  <w:tc>
          <w:tcPr>
            <w:tcW w:w="28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C7680A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0.058</w:t>
            </w:r>
          </w:p>
        </w:tc>
        <w:tc>
          <w:tcPr>
            <w:tcW w:w="28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EF3135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0.214</w:t>
            </w:r>
          </w:p>
        </w:tc>
      </w:tr>
      <w:tr w14:paraId="7CF26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6" w:type="pct"/>
            <w:tcBorders>
              <w:top w:val="nil"/>
              <w:left w:val="nil"/>
              <w:bottom w:val="nil"/>
              <w:right w:val="nil"/>
            </w:tcBorders>
          </w:tcPr>
          <w:p w14:paraId="075606EC">
            <w:pPr>
              <w:ind w:firstLine="240" w:firstLineChars="10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微软雅黑" w:cs="Times New Roman"/>
                <w:sz w:val="24"/>
              </w:rPr>
              <w:t>&lt; 400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54358C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198 (55.0)</w:t>
            </w:r>
          </w:p>
        </w:tc>
        <w:tc>
          <w:tcPr>
            <w:tcW w:w="133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96FCF9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123 (51.5)</w:t>
            </w:r>
          </w:p>
        </w:tc>
        <w:tc>
          <w:tcPr>
            <w:tcW w:w="110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73B060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75 (62.0)</w:t>
            </w:r>
          </w:p>
        </w:tc>
        <w:tc>
          <w:tcPr>
            <w:tcW w:w="28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423D7F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  <w:tc>
          <w:tcPr>
            <w:tcW w:w="28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3E1D2F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</w:tr>
      <w:tr w14:paraId="3B0B9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6" w:type="pct"/>
            <w:tcBorders>
              <w:top w:val="nil"/>
              <w:left w:val="nil"/>
              <w:bottom w:val="nil"/>
              <w:right w:val="nil"/>
            </w:tcBorders>
          </w:tcPr>
          <w:p w14:paraId="7B024097">
            <w:pPr>
              <w:ind w:firstLine="240" w:firstLineChars="10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≥ 400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74E3C2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162 (45.0)</w:t>
            </w:r>
          </w:p>
        </w:tc>
        <w:tc>
          <w:tcPr>
            <w:tcW w:w="133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52498A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116 (48.5)</w:t>
            </w:r>
          </w:p>
        </w:tc>
        <w:tc>
          <w:tcPr>
            <w:tcW w:w="110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DC1896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46 (38.0)</w:t>
            </w:r>
          </w:p>
        </w:tc>
        <w:tc>
          <w:tcPr>
            <w:tcW w:w="28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A80A15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  <w:tc>
          <w:tcPr>
            <w:tcW w:w="28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97AE6F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</w:tr>
      <w:tr w14:paraId="2823D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6" w:type="pct"/>
            <w:tcBorders>
              <w:top w:val="nil"/>
              <w:left w:val="nil"/>
              <w:bottom w:val="nil"/>
              <w:right w:val="nil"/>
            </w:tcBorders>
          </w:tcPr>
          <w:p w14:paraId="46357B2D">
            <w:pPr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Liver cirrhosis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C35607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  <w:tc>
          <w:tcPr>
            <w:tcW w:w="133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C7F481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  <w:tc>
          <w:tcPr>
            <w:tcW w:w="110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FBC7E9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  <w:tc>
          <w:tcPr>
            <w:tcW w:w="28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3127B0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0.233</w:t>
            </w:r>
          </w:p>
        </w:tc>
        <w:tc>
          <w:tcPr>
            <w:tcW w:w="28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CC4FF2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0.133</w:t>
            </w:r>
          </w:p>
        </w:tc>
      </w:tr>
      <w:tr w14:paraId="206FB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6" w:type="pct"/>
            <w:tcBorders>
              <w:top w:val="nil"/>
              <w:left w:val="nil"/>
              <w:bottom w:val="nil"/>
              <w:right w:val="nil"/>
            </w:tcBorders>
          </w:tcPr>
          <w:p w14:paraId="02B89A85">
            <w:pPr>
              <w:ind w:firstLine="240" w:firstLineChars="10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Absent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0C931D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148 (41.1)</w:t>
            </w:r>
          </w:p>
        </w:tc>
        <w:tc>
          <w:tcPr>
            <w:tcW w:w="133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74C596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93 (38.9)</w:t>
            </w:r>
          </w:p>
        </w:tc>
        <w:tc>
          <w:tcPr>
            <w:tcW w:w="110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CCD440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55 (45.5)</w:t>
            </w:r>
          </w:p>
        </w:tc>
        <w:tc>
          <w:tcPr>
            <w:tcW w:w="28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F75D09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  <w:tc>
          <w:tcPr>
            <w:tcW w:w="28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B90E8A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</w:tr>
      <w:tr w14:paraId="095B7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6" w:type="pct"/>
            <w:tcBorders>
              <w:top w:val="nil"/>
              <w:left w:val="nil"/>
              <w:bottom w:val="nil"/>
              <w:right w:val="nil"/>
            </w:tcBorders>
          </w:tcPr>
          <w:p w14:paraId="77C0EBF5">
            <w:pPr>
              <w:ind w:firstLine="240" w:firstLineChars="10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Present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291A07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212 (58.9)</w:t>
            </w:r>
          </w:p>
        </w:tc>
        <w:tc>
          <w:tcPr>
            <w:tcW w:w="133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D85A7B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146 (61.1)</w:t>
            </w:r>
          </w:p>
        </w:tc>
        <w:tc>
          <w:tcPr>
            <w:tcW w:w="110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13F5A7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66 (54.5)</w:t>
            </w:r>
          </w:p>
        </w:tc>
        <w:tc>
          <w:tcPr>
            <w:tcW w:w="28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C3E0C1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  <w:tc>
          <w:tcPr>
            <w:tcW w:w="28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924B30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</w:tr>
      <w:tr w14:paraId="4E28A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6" w:type="pct"/>
            <w:tcBorders>
              <w:top w:val="nil"/>
              <w:left w:val="nil"/>
              <w:bottom w:val="nil"/>
              <w:right w:val="nil"/>
            </w:tcBorders>
          </w:tcPr>
          <w:p w14:paraId="1459111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Extrahepatic metastasis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F24E24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  <w:tc>
          <w:tcPr>
            <w:tcW w:w="133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AC954A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  <w:tc>
          <w:tcPr>
            <w:tcW w:w="110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E82C66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  <w:tc>
          <w:tcPr>
            <w:tcW w:w="28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FC09D6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0.279</w:t>
            </w:r>
          </w:p>
        </w:tc>
        <w:tc>
          <w:tcPr>
            <w:tcW w:w="28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124D33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0.124</w:t>
            </w:r>
          </w:p>
        </w:tc>
      </w:tr>
      <w:tr w14:paraId="57963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6" w:type="pct"/>
            <w:tcBorders>
              <w:top w:val="nil"/>
              <w:left w:val="nil"/>
              <w:bottom w:val="nil"/>
              <w:right w:val="nil"/>
            </w:tcBorders>
          </w:tcPr>
          <w:p w14:paraId="083A950B">
            <w:pPr>
              <w:ind w:firstLine="240" w:firstLineChars="10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Absent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748DBA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318 (88.3)</w:t>
            </w:r>
          </w:p>
        </w:tc>
        <w:tc>
          <w:tcPr>
            <w:tcW w:w="133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6E0464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208 (87.0)</w:t>
            </w:r>
          </w:p>
        </w:tc>
        <w:tc>
          <w:tcPr>
            <w:tcW w:w="110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AB58C7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110 (90.9)</w:t>
            </w:r>
          </w:p>
        </w:tc>
        <w:tc>
          <w:tcPr>
            <w:tcW w:w="28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79AC3A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  <w:tc>
          <w:tcPr>
            <w:tcW w:w="28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D0F00E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</w:tr>
      <w:tr w14:paraId="5E408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6" w:type="pct"/>
            <w:tcBorders>
              <w:top w:val="nil"/>
              <w:left w:val="nil"/>
              <w:bottom w:val="nil"/>
              <w:right w:val="nil"/>
            </w:tcBorders>
          </w:tcPr>
          <w:p w14:paraId="37FFD62A">
            <w:pPr>
              <w:ind w:firstLine="240" w:firstLineChars="10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Present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C7D84E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42 (11.7)</w:t>
            </w:r>
          </w:p>
        </w:tc>
        <w:tc>
          <w:tcPr>
            <w:tcW w:w="133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C21A60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31 (13.0)</w:t>
            </w:r>
          </w:p>
        </w:tc>
        <w:tc>
          <w:tcPr>
            <w:tcW w:w="110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7AC066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 (9.1)</w:t>
            </w:r>
          </w:p>
        </w:tc>
        <w:tc>
          <w:tcPr>
            <w:tcW w:w="28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33D5A2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  <w:tc>
          <w:tcPr>
            <w:tcW w:w="28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9773C1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</w:tr>
      <w:tr w14:paraId="7F186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4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6F1E2E">
            <w:pPr>
              <w:pStyle w:val="14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Barcelona Clinic Liver Cancer stage</w:t>
            </w:r>
          </w:p>
        </w:tc>
        <w:tc>
          <w:tcPr>
            <w:tcW w:w="133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E5C657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  <w:tc>
          <w:tcPr>
            <w:tcW w:w="110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F6ECB8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  <w:tc>
          <w:tcPr>
            <w:tcW w:w="28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E42504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0.059</w:t>
            </w:r>
          </w:p>
        </w:tc>
        <w:tc>
          <w:tcPr>
            <w:tcW w:w="28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6CB995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0.265</w:t>
            </w:r>
          </w:p>
        </w:tc>
      </w:tr>
      <w:tr w14:paraId="1CC73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0C6515">
            <w:pPr>
              <w:pStyle w:val="14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A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8EB590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120 (33.3)</w:t>
            </w:r>
          </w:p>
        </w:tc>
        <w:tc>
          <w:tcPr>
            <w:tcW w:w="133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D83479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70 (29.3)</w:t>
            </w:r>
          </w:p>
        </w:tc>
        <w:tc>
          <w:tcPr>
            <w:tcW w:w="110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61D3A9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50 (41.3)</w:t>
            </w:r>
          </w:p>
        </w:tc>
        <w:tc>
          <w:tcPr>
            <w:tcW w:w="28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01BBBC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  <w:tc>
          <w:tcPr>
            <w:tcW w:w="28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8BDDC1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</w:tr>
      <w:tr w14:paraId="1401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FECE9F">
            <w:pPr>
              <w:pStyle w:val="14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B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495DC3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123 (34.2)</w:t>
            </w:r>
          </w:p>
        </w:tc>
        <w:tc>
          <w:tcPr>
            <w:tcW w:w="133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9EDDED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89 (37.2)</w:t>
            </w:r>
          </w:p>
        </w:tc>
        <w:tc>
          <w:tcPr>
            <w:tcW w:w="110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B4B001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34 (28.1)</w:t>
            </w:r>
          </w:p>
        </w:tc>
        <w:tc>
          <w:tcPr>
            <w:tcW w:w="28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D0E736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  <w:tc>
          <w:tcPr>
            <w:tcW w:w="28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42DC16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</w:tr>
      <w:tr w14:paraId="5BF6A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00F449">
            <w:pPr>
              <w:pStyle w:val="14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C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A860DF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117 (32.5)</w:t>
            </w:r>
          </w:p>
        </w:tc>
        <w:tc>
          <w:tcPr>
            <w:tcW w:w="133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992860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80 (33.5)</w:t>
            </w:r>
          </w:p>
        </w:tc>
        <w:tc>
          <w:tcPr>
            <w:tcW w:w="110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AEAACB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37 (30.6)</w:t>
            </w:r>
          </w:p>
        </w:tc>
        <w:tc>
          <w:tcPr>
            <w:tcW w:w="28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DADEE6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  <w:tc>
          <w:tcPr>
            <w:tcW w:w="28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A5FD63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</w:tr>
      <w:tr w14:paraId="0ADD1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25736E">
            <w:pPr>
              <w:pStyle w:val="14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Maximum tumor diameter, cm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CA08CB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8.8 (6.1, 11.7)</w:t>
            </w:r>
          </w:p>
        </w:tc>
        <w:tc>
          <w:tcPr>
            <w:tcW w:w="133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C038AC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9.0 (6.2, 11.9)</w:t>
            </w:r>
          </w:p>
        </w:tc>
        <w:tc>
          <w:tcPr>
            <w:tcW w:w="110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4B1205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8.5 (5.9, 11.0)</w:t>
            </w:r>
          </w:p>
        </w:tc>
        <w:tc>
          <w:tcPr>
            <w:tcW w:w="28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FF4D9D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0.268</w:t>
            </w:r>
          </w:p>
        </w:tc>
        <w:tc>
          <w:tcPr>
            <w:tcW w:w="28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516D5A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0.109</w:t>
            </w:r>
          </w:p>
        </w:tc>
      </w:tr>
      <w:tr w14:paraId="47B87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6" w:type="pct"/>
            <w:tcBorders>
              <w:top w:val="nil"/>
              <w:left w:val="nil"/>
              <w:bottom w:val="nil"/>
              <w:right w:val="nil"/>
            </w:tcBorders>
          </w:tcPr>
          <w:p w14:paraId="5EB20978">
            <w:pPr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Number of tumors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22316F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  <w:tc>
          <w:tcPr>
            <w:tcW w:w="133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CF5E4C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  <w:tc>
          <w:tcPr>
            <w:tcW w:w="110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613D88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  <w:tc>
          <w:tcPr>
            <w:tcW w:w="28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8285E4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0.023</w:t>
            </w:r>
          </w:p>
        </w:tc>
        <w:tc>
          <w:tcPr>
            <w:tcW w:w="28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573C7D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0.256</w:t>
            </w:r>
          </w:p>
        </w:tc>
      </w:tr>
      <w:tr w14:paraId="57522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6" w:type="pct"/>
            <w:tcBorders>
              <w:top w:val="nil"/>
              <w:left w:val="nil"/>
              <w:bottom w:val="nil"/>
              <w:right w:val="nil"/>
            </w:tcBorders>
          </w:tcPr>
          <w:p w14:paraId="0BD013E0">
            <w:pPr>
              <w:ind w:firstLine="240" w:firstLineChars="10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Single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973BCF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187 (51.9)</w:t>
            </w:r>
          </w:p>
        </w:tc>
        <w:tc>
          <w:tcPr>
            <w:tcW w:w="133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DE6051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114 (47.7)</w:t>
            </w:r>
          </w:p>
        </w:tc>
        <w:tc>
          <w:tcPr>
            <w:tcW w:w="110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2207C0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73 (60.3)</w:t>
            </w:r>
          </w:p>
        </w:tc>
        <w:tc>
          <w:tcPr>
            <w:tcW w:w="28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902232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  <w:tc>
          <w:tcPr>
            <w:tcW w:w="28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7CC304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</w:tr>
      <w:tr w14:paraId="767FA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6" w:type="pct"/>
            <w:tcBorders>
              <w:top w:val="nil"/>
              <w:left w:val="nil"/>
              <w:bottom w:val="nil"/>
              <w:right w:val="nil"/>
            </w:tcBorders>
          </w:tcPr>
          <w:p w14:paraId="055BB196">
            <w:pPr>
              <w:ind w:firstLine="240" w:firstLineChars="10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Multiple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B86F6E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173 (48.1)</w:t>
            </w:r>
          </w:p>
        </w:tc>
        <w:tc>
          <w:tcPr>
            <w:tcW w:w="133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97A1AF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125 (52.3)</w:t>
            </w:r>
          </w:p>
        </w:tc>
        <w:tc>
          <w:tcPr>
            <w:tcW w:w="110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227E6F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48 (39.7)</w:t>
            </w:r>
          </w:p>
        </w:tc>
        <w:tc>
          <w:tcPr>
            <w:tcW w:w="28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592338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  <w:tc>
          <w:tcPr>
            <w:tcW w:w="28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A8EC58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</w:tr>
      <w:tr w14:paraId="385E5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6" w:type="pct"/>
            <w:tcBorders>
              <w:top w:val="nil"/>
              <w:left w:val="nil"/>
              <w:bottom w:val="nil"/>
              <w:right w:val="nil"/>
            </w:tcBorders>
          </w:tcPr>
          <w:p w14:paraId="1B1CF2AE">
            <w:pPr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Macrovascular invasion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96C5AB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  <w:tc>
          <w:tcPr>
            <w:tcW w:w="133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29FD65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  <w:tc>
          <w:tcPr>
            <w:tcW w:w="110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EB0873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  <w:tc>
          <w:tcPr>
            <w:tcW w:w="28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AFE7E3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0.666</w:t>
            </w:r>
          </w:p>
        </w:tc>
        <w:tc>
          <w:tcPr>
            <w:tcW w:w="28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5FCD94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0.048</w:t>
            </w:r>
          </w:p>
        </w:tc>
      </w:tr>
      <w:tr w14:paraId="40EF5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6" w:type="pct"/>
            <w:tcBorders>
              <w:top w:val="nil"/>
              <w:left w:val="nil"/>
              <w:bottom w:val="nil"/>
              <w:right w:val="nil"/>
            </w:tcBorders>
          </w:tcPr>
          <w:p w14:paraId="1787C4E3">
            <w:pPr>
              <w:ind w:firstLine="240" w:firstLineChars="10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Absent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98F5AE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261 (72.5)</w:t>
            </w:r>
          </w:p>
        </w:tc>
        <w:tc>
          <w:tcPr>
            <w:tcW w:w="133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15FD69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175 (73.2)</w:t>
            </w:r>
          </w:p>
        </w:tc>
        <w:tc>
          <w:tcPr>
            <w:tcW w:w="110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A77FE2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86 (71.1)</w:t>
            </w:r>
          </w:p>
        </w:tc>
        <w:tc>
          <w:tcPr>
            <w:tcW w:w="28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E1D9AB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  <w:tc>
          <w:tcPr>
            <w:tcW w:w="28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68436C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</w:tr>
      <w:tr w14:paraId="45E7C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6" w:type="pct"/>
            <w:tcBorders>
              <w:top w:val="nil"/>
              <w:left w:val="nil"/>
              <w:bottom w:val="single" w:color="auto" w:sz="12" w:space="0"/>
              <w:right w:val="nil"/>
            </w:tcBorders>
          </w:tcPr>
          <w:p w14:paraId="393476DC">
            <w:pPr>
              <w:ind w:firstLine="240" w:firstLineChars="100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Present</w:t>
            </w:r>
          </w:p>
        </w:tc>
        <w:tc>
          <w:tcPr>
            <w:tcW w:w="807" w:type="pct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2CC0B72E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99 (27.5)</w:t>
            </w:r>
          </w:p>
        </w:tc>
        <w:tc>
          <w:tcPr>
            <w:tcW w:w="1332" w:type="pct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784030B5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64 (26.8)</w:t>
            </w:r>
          </w:p>
        </w:tc>
        <w:tc>
          <w:tcPr>
            <w:tcW w:w="1109" w:type="pct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51997727">
            <w:pPr>
              <w:pStyle w:val="1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35 (28.9)</w:t>
            </w:r>
          </w:p>
        </w:tc>
        <w:tc>
          <w:tcPr>
            <w:tcW w:w="281" w:type="pct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077D067D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  <w:tc>
          <w:tcPr>
            <w:tcW w:w="281" w:type="pct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626E8B6D">
            <w:pPr>
              <w:pStyle w:val="14"/>
              <w:rPr>
                <w:rFonts w:ascii="Times New Roman" w:hAnsi="Times New Roman"/>
                <w:sz w:val="24"/>
              </w:rPr>
            </w:pPr>
          </w:p>
        </w:tc>
      </w:tr>
    </w:tbl>
    <w:p w14:paraId="66C7F194">
      <w:pPr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 xml:space="preserve">Values are </w:t>
      </w:r>
      <w:r>
        <w:rPr>
          <w:rFonts w:hint="eastAsia" w:ascii="Times New Roman" w:hAnsi="Times New Roman" w:eastAsia="宋体" w:cs="Times New Roman"/>
          <w:sz w:val="24"/>
        </w:rPr>
        <w:t>n (%)</w:t>
      </w:r>
      <w:r>
        <w:rPr>
          <w:rFonts w:ascii="Times New Roman" w:hAnsi="Times New Roman" w:eastAsia="宋体" w:cs="Times New Roman"/>
          <w:sz w:val="24"/>
        </w:rPr>
        <w:t xml:space="preserve">, </w:t>
      </w:r>
      <w:r>
        <w:rPr>
          <w:rFonts w:hint="eastAsia" w:ascii="Times New Roman" w:hAnsi="Times New Roman" w:eastAsia="宋体" w:cs="Times New Roman"/>
          <w:sz w:val="24"/>
        </w:rPr>
        <w:t>mean</w:t>
      </w:r>
      <w:r>
        <w:rPr>
          <w:rFonts w:ascii="Times New Roman" w:hAnsi="Times New Roman" w:eastAsia="宋体" w:cs="Times New Roman"/>
          <w:sz w:val="24"/>
        </w:rPr>
        <w:t xml:space="preserve"> </w:t>
      </w:r>
      <w:r>
        <w:rPr>
          <w:rFonts w:ascii="Times New Roman" w:hAnsi="Times New Roman" w:eastAsia="宋体" w:cs="Times New Roman"/>
          <w:sz w:val="24"/>
        </w:rPr>
        <w:sym w:font="Symbol" w:char="F0B1"/>
      </w:r>
      <w:r>
        <w:rPr>
          <w:rFonts w:ascii="Times New Roman" w:hAnsi="Times New Roman" w:eastAsia="宋体" w:cs="Times New Roman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</w:rPr>
        <w:t>standard deviation</w:t>
      </w:r>
      <w:r>
        <w:rPr>
          <w:rFonts w:hint="eastAsia" w:ascii="Times New Roman" w:hAnsi="Times New Roman" w:cs="Times New Roman"/>
          <w:sz w:val="24"/>
        </w:rPr>
        <w:t xml:space="preserve"> (SD)</w:t>
      </w:r>
      <w:r>
        <w:rPr>
          <w:rFonts w:hint="eastAsia" w:ascii="Times New Roman" w:hAnsi="Times New Roman" w:eastAsia="宋体" w:cs="Times New Roman"/>
          <w:sz w:val="24"/>
        </w:rPr>
        <w:t>, or median (interquartile range</w:t>
      </w:r>
      <w:r>
        <w:rPr>
          <w:rFonts w:hint="eastAsia" w:ascii="Times New Roman" w:hAnsi="Times New Roman" w:cs="Times New Roman"/>
          <w:sz w:val="24"/>
        </w:rPr>
        <w:t xml:space="preserve">, </w:t>
      </w:r>
      <w:r>
        <w:rPr>
          <w:rFonts w:ascii="Times New Roman" w:hAnsi="Times New Roman" w:cs="Times New Roman"/>
          <w:sz w:val="24"/>
        </w:rPr>
        <w:t>Q</w:t>
      </w:r>
      <w:r>
        <w:rPr>
          <w:rFonts w:ascii="Times New Roman" w:hAnsi="Times New Roman" w:cs="Times New Roman"/>
          <w:sz w:val="24"/>
          <w:vertAlign w:val="subscript"/>
        </w:rPr>
        <w:t>1</w:t>
      </w:r>
      <w:r>
        <w:rPr>
          <w:rFonts w:ascii="Times New Roman" w:hAnsi="Times New Roman" w:cs="Times New Roman"/>
          <w:sz w:val="24"/>
        </w:rPr>
        <w:t>, Q</w:t>
      </w:r>
      <w:r>
        <w:rPr>
          <w:rFonts w:ascii="Times New Roman" w:hAnsi="Times New Roman" w:cs="Times New Roman"/>
          <w:sz w:val="24"/>
          <w:vertAlign w:val="subscript"/>
        </w:rPr>
        <w:t>3</w:t>
      </w:r>
      <w:r>
        <w:rPr>
          <w:rFonts w:hint="eastAsia" w:ascii="Times New Roman" w:hAnsi="Times New Roman" w:eastAsia="宋体" w:cs="Times New Roman"/>
          <w:sz w:val="24"/>
        </w:rPr>
        <w:t>)</w:t>
      </w:r>
      <w:r>
        <w:rPr>
          <w:rFonts w:ascii="Times New Roman" w:hAnsi="Times New Roman" w:eastAsia="宋体" w:cs="Times New Roman"/>
          <w:sz w:val="24"/>
        </w:rPr>
        <w:t>, unless otherwise noted</w:t>
      </w:r>
      <w:r>
        <w:rPr>
          <w:rFonts w:hint="eastAsia" w:ascii="Times New Roman" w:hAnsi="Times New Roman" w:eastAsia="宋体" w:cs="Times New Roman"/>
          <w:sz w:val="24"/>
        </w:rPr>
        <w:t xml:space="preserve">. </w:t>
      </w:r>
    </w:p>
    <w:p w14:paraId="1F8BA4CB">
      <w:pPr>
        <w:widowControl/>
        <w:jc w:val="left"/>
      </w:pPr>
      <w:r>
        <w:rPr>
          <w:rFonts w:ascii="Times New Roman" w:hAnsi="Times New Roman" w:cs="Times New Roman"/>
          <w:sz w:val="24"/>
        </w:rPr>
        <w:t>ECOG PS</w:t>
      </w:r>
      <w:r>
        <w:rPr>
          <w:rFonts w:hint="eastAsia" w:ascii="Times New Roman" w:hAnsi="Times New Roman" w:cs="Times New Roman"/>
          <w:sz w:val="24"/>
        </w:rPr>
        <w:t xml:space="preserve">, </w:t>
      </w:r>
      <w:r>
        <w:rPr>
          <w:rFonts w:ascii="Times New Roman" w:hAnsi="Times New Roman" w:cs="Times New Roman"/>
          <w:sz w:val="24"/>
        </w:rPr>
        <w:t>Eastern Cooperative Oncology Group Performance status;</w:t>
      </w:r>
      <w:r>
        <w:rPr>
          <w:rFonts w:ascii="Times New Roman" w:hAnsi="Times New Roman" w:eastAsia="宋体" w:cs="Times New Roman"/>
          <w:sz w:val="24"/>
        </w:rPr>
        <w:t xml:space="preserve"> SMD, s</w:t>
      </w:r>
      <w:r>
        <w:rPr>
          <w:rFonts w:hint="eastAsia" w:ascii="Times New Roman" w:hAnsi="Times New Roman" w:eastAsia="宋体" w:cs="Times New Roman"/>
          <w:sz w:val="24"/>
        </w:rPr>
        <w:t>tandardized mean difference</w:t>
      </w:r>
      <w:r>
        <w:rPr>
          <w:rFonts w:hint="eastAsia" w:ascii="Times New Roman" w:hAnsi="Times New Roman" w:cs="Times New Roman"/>
          <w:sz w:val="24"/>
        </w:rPr>
        <w:t>.</w:t>
      </w:r>
    </w:p>
    <w:p w14:paraId="4B3DB40C">
      <w:pPr>
        <w:widowControl/>
        <w:jc w:val="left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br w:type="page"/>
      </w:r>
    </w:p>
    <w:p w14:paraId="193101F5">
      <w:pPr>
        <w:widowControl/>
        <w:spacing w:line="360" w:lineRule="auto"/>
        <w:jc w:val="left"/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b/>
          <w:bCs/>
          <w:sz w:val="24"/>
        </w:rPr>
        <w:t>Supplementary Table 4</w:t>
      </w:r>
      <w:r>
        <w:rPr>
          <w:rFonts w:ascii="Times New Roman" w:hAnsi="Times New Roman"/>
          <w:b/>
          <w:bCs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hint="eastAsia" w:ascii="Times New Roman" w:hAnsi="Times New Roman"/>
          <w:sz w:val="24"/>
        </w:rPr>
        <w:t xml:space="preserve">Univariable and multivariable </w:t>
      </w:r>
      <w:r>
        <w:rPr>
          <w:rFonts w:ascii="Times New Roman" w:hAnsi="Times New Roman"/>
          <w:sz w:val="24"/>
        </w:rPr>
        <w:t xml:space="preserve">Cox regression to identify factors associated with survival in </w:t>
      </w:r>
      <w:r>
        <w:rPr>
          <w:rFonts w:hint="eastAsia" w:ascii="Times New Roman" w:hAnsi="Times New Roman"/>
          <w:sz w:val="24"/>
        </w:rPr>
        <w:t>patients who underwent</w:t>
      </w:r>
      <w:r>
        <w:rPr>
          <w:rFonts w:ascii="Times New Roman" w:hAnsi="Times New Roman"/>
          <w:sz w:val="24"/>
        </w:rPr>
        <w:t xml:space="preserve"> </w:t>
      </w:r>
      <w:r>
        <w:rPr>
          <w:rFonts w:hint="eastAsia" w:ascii="Times New Roman" w:hAnsi="Times New Roman"/>
          <w:sz w:val="24"/>
        </w:rPr>
        <w:t>hepatectomy after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 w:val="0"/>
          <w:bCs w:val="0"/>
          <w:sz w:val="24"/>
        </w:rPr>
        <w:t>PD-1 inhibitor-based combination therapy</w:t>
      </w:r>
      <w:r>
        <w:rPr>
          <w:rFonts w:hint="eastAsia" w:ascii="Times New Roman" w:hAnsi="Times New Roman"/>
          <w:sz w:val="24"/>
        </w:rPr>
        <w:t>.</w:t>
      </w:r>
    </w:p>
    <w:tbl>
      <w:tblPr>
        <w:tblStyle w:val="8"/>
        <w:tblpPr w:leftFromText="180" w:rightFromText="180" w:vertAnchor="text" w:horzAnchor="page" w:tblpX="983" w:tblpY="300"/>
        <w:tblOverlap w:val="never"/>
        <w:tblW w:w="499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48"/>
        <w:gridCol w:w="1830"/>
        <w:gridCol w:w="1346"/>
        <w:gridCol w:w="1131"/>
        <w:gridCol w:w="1831"/>
        <w:gridCol w:w="1346"/>
        <w:gridCol w:w="1131"/>
      </w:tblGrid>
      <w:tr w14:paraId="3B3B9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" w:hRule="atLeast"/>
        </w:trPr>
        <w:tc>
          <w:tcPr>
            <w:tcW w:w="1958" w:type="pct"/>
            <w:vMerge w:val="restart"/>
            <w:tcBorders>
              <w:top w:val="single" w:color="auto" w:sz="12" w:space="0"/>
              <w:left w:val="nil"/>
              <w:right w:val="nil"/>
            </w:tcBorders>
          </w:tcPr>
          <w:p w14:paraId="0824E66E">
            <w:pPr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hint="eastAsia" w:ascii="Times New Roman" w:hAnsi="Times New Roman"/>
                <w:b/>
                <w:bCs/>
                <w:sz w:val="24"/>
              </w:rPr>
              <w:t>Factor</w:t>
            </w:r>
          </w:p>
        </w:tc>
        <w:tc>
          <w:tcPr>
            <w:tcW w:w="1520" w:type="pct"/>
            <w:gridSpan w:val="3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</w:tcPr>
          <w:p w14:paraId="0AA8B5F3">
            <w:pPr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Univariable analysis</w:t>
            </w:r>
          </w:p>
        </w:tc>
        <w:tc>
          <w:tcPr>
            <w:tcW w:w="1520" w:type="pct"/>
            <w:gridSpan w:val="3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</w:tcPr>
          <w:p w14:paraId="0558D04C">
            <w:pPr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Multivariable analysis</w:t>
            </w:r>
          </w:p>
        </w:tc>
      </w:tr>
      <w:tr w14:paraId="6A81C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" w:hRule="atLeast"/>
        </w:trPr>
        <w:tc>
          <w:tcPr>
            <w:tcW w:w="1958" w:type="pct"/>
            <w:vMerge w:val="continue"/>
            <w:tcBorders>
              <w:left w:val="nil"/>
              <w:bottom w:val="single" w:color="auto" w:sz="6" w:space="0"/>
              <w:right w:val="nil"/>
            </w:tcBorders>
          </w:tcPr>
          <w:p w14:paraId="78F91A82">
            <w:pPr>
              <w:jc w:val="left"/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646" w:type="pct"/>
            <w:tcBorders>
              <w:top w:val="nil"/>
              <w:left w:val="nil"/>
              <w:bottom w:val="single" w:color="auto" w:sz="6" w:space="0"/>
              <w:right w:val="nil"/>
            </w:tcBorders>
          </w:tcPr>
          <w:p w14:paraId="077AE63D">
            <w:pPr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Hazard ratio</w:t>
            </w:r>
          </w:p>
        </w:tc>
        <w:tc>
          <w:tcPr>
            <w:tcW w:w="475" w:type="pct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</w:tcPr>
          <w:p w14:paraId="10DF7320">
            <w:pPr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95%CI</w:t>
            </w:r>
          </w:p>
        </w:tc>
        <w:tc>
          <w:tcPr>
            <w:tcW w:w="399" w:type="pct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</w:tcPr>
          <w:p w14:paraId="6750589B">
            <w:pPr>
              <w:jc w:val="center"/>
              <w:rPr>
                <w:rFonts w:ascii="Times New Roman" w:hAnsi="Times New Roman"/>
                <w:b/>
                <w:bCs/>
                <w:i/>
                <w:sz w:val="24"/>
              </w:rPr>
            </w:pPr>
            <w:r>
              <w:rPr>
                <w:rFonts w:hint="eastAsia" w:ascii="Times New Roman" w:hAnsi="Times New Roman"/>
                <w:b/>
                <w:bCs/>
                <w:i/>
                <w:iCs/>
                <w:sz w:val="24"/>
              </w:rPr>
              <w:t>p</w:t>
            </w:r>
          </w:p>
        </w:tc>
        <w:tc>
          <w:tcPr>
            <w:tcW w:w="646" w:type="pct"/>
            <w:tcBorders>
              <w:top w:val="nil"/>
              <w:left w:val="nil"/>
              <w:bottom w:val="single" w:color="auto" w:sz="6" w:space="0"/>
              <w:right w:val="nil"/>
            </w:tcBorders>
          </w:tcPr>
          <w:p w14:paraId="1064252D">
            <w:pPr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Hazard ratio</w:t>
            </w:r>
          </w:p>
        </w:tc>
        <w:tc>
          <w:tcPr>
            <w:tcW w:w="475" w:type="pct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</w:tcPr>
          <w:p w14:paraId="6CF2F447">
            <w:pPr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95%CI</w:t>
            </w:r>
          </w:p>
        </w:tc>
        <w:tc>
          <w:tcPr>
            <w:tcW w:w="399" w:type="pct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</w:tcPr>
          <w:p w14:paraId="3F924C31">
            <w:pPr>
              <w:jc w:val="center"/>
              <w:rPr>
                <w:rFonts w:ascii="Times New Roman" w:hAnsi="Times New Roman"/>
                <w:b/>
                <w:bCs/>
                <w:i/>
                <w:sz w:val="24"/>
              </w:rPr>
            </w:pPr>
            <w:r>
              <w:rPr>
                <w:rFonts w:hint="eastAsia" w:ascii="Times New Roman" w:hAnsi="Times New Roman"/>
                <w:b/>
                <w:bCs/>
                <w:i/>
                <w:iCs/>
                <w:sz w:val="24"/>
              </w:rPr>
              <w:t>p</w:t>
            </w:r>
          </w:p>
        </w:tc>
      </w:tr>
      <w:tr w14:paraId="61F18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" w:hRule="atLeast"/>
        </w:trPr>
        <w:tc>
          <w:tcPr>
            <w:tcW w:w="1958" w:type="pct"/>
            <w:tcBorders>
              <w:top w:val="single" w:color="auto" w:sz="6" w:space="0"/>
              <w:left w:val="nil"/>
              <w:bottom w:val="nil"/>
              <w:right w:val="nil"/>
            </w:tcBorders>
          </w:tcPr>
          <w:p w14:paraId="108160D7">
            <w:pPr>
              <w:rPr>
                <w:rFonts w:ascii="Times New Roman" w:hAnsi="Times New Roman" w:eastAsia="Times New Roman"/>
                <w:sz w:val="24"/>
              </w:rPr>
            </w:pPr>
            <w:r>
              <w:rPr>
                <w:rFonts w:ascii="Times New Roman" w:hAnsi="Times New Roman" w:eastAsia="Times New Roman"/>
                <w:b/>
                <w:bCs/>
                <w:sz w:val="24"/>
              </w:rPr>
              <w:t xml:space="preserve">Overall survival </w:t>
            </w:r>
          </w:p>
        </w:tc>
        <w:tc>
          <w:tcPr>
            <w:tcW w:w="646" w:type="pct"/>
            <w:tcBorders>
              <w:top w:val="single" w:color="auto" w:sz="6" w:space="0"/>
              <w:left w:val="nil"/>
              <w:bottom w:val="nil"/>
              <w:right w:val="nil"/>
            </w:tcBorders>
          </w:tcPr>
          <w:p w14:paraId="4E6CD0D3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475" w:type="pct"/>
            <w:tcBorders>
              <w:top w:val="single" w:color="auto" w:sz="6" w:space="0"/>
              <w:left w:val="nil"/>
              <w:bottom w:val="nil"/>
              <w:right w:val="nil"/>
            </w:tcBorders>
          </w:tcPr>
          <w:p w14:paraId="3F941BC0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399" w:type="pct"/>
            <w:tcBorders>
              <w:top w:val="single" w:color="auto" w:sz="6" w:space="0"/>
              <w:left w:val="nil"/>
              <w:bottom w:val="nil"/>
              <w:right w:val="nil"/>
            </w:tcBorders>
          </w:tcPr>
          <w:p w14:paraId="2FF95A36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646" w:type="pct"/>
            <w:tcBorders>
              <w:top w:val="single" w:color="auto" w:sz="6" w:space="0"/>
              <w:left w:val="nil"/>
              <w:bottom w:val="nil"/>
              <w:right w:val="nil"/>
            </w:tcBorders>
          </w:tcPr>
          <w:p w14:paraId="0C068BB5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475" w:type="pct"/>
            <w:tcBorders>
              <w:top w:val="single" w:color="auto" w:sz="6" w:space="0"/>
              <w:left w:val="nil"/>
              <w:bottom w:val="nil"/>
              <w:right w:val="nil"/>
            </w:tcBorders>
          </w:tcPr>
          <w:p w14:paraId="722A5A2B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399" w:type="pct"/>
            <w:tcBorders>
              <w:top w:val="single" w:color="auto" w:sz="6" w:space="0"/>
              <w:left w:val="nil"/>
              <w:bottom w:val="nil"/>
              <w:right w:val="nil"/>
            </w:tcBorders>
          </w:tcPr>
          <w:p w14:paraId="5DD22565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14:paraId="1AA9F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" w:hRule="atLeast"/>
        </w:trPr>
        <w:tc>
          <w:tcPr>
            <w:tcW w:w="1958" w:type="pct"/>
            <w:tcBorders>
              <w:top w:val="nil"/>
              <w:left w:val="nil"/>
              <w:bottom w:val="nil"/>
              <w:right w:val="nil"/>
            </w:tcBorders>
          </w:tcPr>
          <w:p w14:paraId="09792440">
            <w:pPr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 xml:space="preserve">Clinical </w:t>
            </w:r>
            <w:r>
              <w:rPr>
                <w:rFonts w:ascii="Times New Roman" w:hAnsi="Times New Roman" w:cs="Times New Roman"/>
                <w:sz w:val="24"/>
              </w:rPr>
              <w:t>complete</w:t>
            </w:r>
            <w:r>
              <w:rPr>
                <w:rFonts w:hint="eastAsia"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response</w:t>
            </w:r>
            <w:r>
              <w:rPr>
                <w:rFonts w:hint="eastAsia" w:ascii="Times New Roman" w:hAnsi="Times New Roman" w:eastAsia="OTNEJMScalaSansLF"/>
                <w:kern w:val="0"/>
                <w:sz w:val="24"/>
              </w:rPr>
              <w:t xml:space="preserve"> </w:t>
            </w:r>
            <w:r>
              <w:rPr>
                <w:rFonts w:ascii="Times New Roman" w:hAnsi="Times New Roman" w:eastAsia="Times New Roman"/>
                <w:sz w:val="24"/>
              </w:rPr>
              <w:t>(</w:t>
            </w:r>
            <w:r>
              <w:rPr>
                <w:rFonts w:hint="eastAsia" w:ascii="Times New Roman" w:hAnsi="Times New Roman"/>
                <w:sz w:val="24"/>
              </w:rPr>
              <w:t>present</w:t>
            </w:r>
            <w:r>
              <w:rPr>
                <w:rFonts w:ascii="Times New Roman" w:hAnsi="Times New Roman" w:eastAsia="Times New Roman"/>
                <w:sz w:val="24"/>
              </w:rPr>
              <w:t xml:space="preserve"> vs </w:t>
            </w:r>
            <w:r>
              <w:rPr>
                <w:rFonts w:hint="eastAsia" w:ascii="Times New Roman" w:hAnsi="Times New Roman"/>
                <w:sz w:val="24"/>
              </w:rPr>
              <w:t>absent</w:t>
            </w:r>
            <w:r>
              <w:rPr>
                <w:rFonts w:ascii="Times New Roman" w:hAnsi="Times New Roman" w:eastAsia="Times New Roman"/>
                <w:sz w:val="24"/>
              </w:rPr>
              <w:t>)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</w:tcPr>
          <w:p w14:paraId="07705AFC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0</w:t>
            </w:r>
            <w:r>
              <w:rPr>
                <w:rFonts w:ascii="Times New Roman" w:hAnsi="Times New Roman"/>
                <w:sz w:val="24"/>
              </w:rPr>
              <w:t>.</w:t>
            </w:r>
            <w:r>
              <w:rPr>
                <w:rFonts w:hint="eastAsia" w:ascii="Times New Roman" w:hAnsi="Times New Roman"/>
                <w:sz w:val="24"/>
              </w:rPr>
              <w:t>17</w:t>
            </w:r>
          </w:p>
        </w:tc>
        <w:tc>
          <w:tcPr>
            <w:tcW w:w="475" w:type="pct"/>
            <w:tcBorders>
              <w:top w:val="nil"/>
              <w:left w:val="nil"/>
              <w:bottom w:val="nil"/>
              <w:right w:val="nil"/>
            </w:tcBorders>
          </w:tcPr>
          <w:p w14:paraId="7C5F1DB5">
            <w:pPr>
              <w:jc w:val="center"/>
              <w:rPr>
                <w:rFonts w:ascii="Times New Roman" w:hAnsi="Times New Roman" w:eastAsia="宋体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0</w:t>
            </w:r>
            <w:r>
              <w:rPr>
                <w:rFonts w:ascii="Times New Roman" w:hAnsi="Times New Roman"/>
                <w:sz w:val="24"/>
              </w:rPr>
              <w:t>.</w:t>
            </w:r>
            <w:r>
              <w:rPr>
                <w:rFonts w:hint="eastAsia" w:ascii="Times New Roman" w:hAnsi="Times New Roman"/>
                <w:sz w:val="24"/>
              </w:rPr>
              <w:t>07</w:t>
            </w:r>
            <w:r>
              <w:rPr>
                <w:rFonts w:ascii="Times New Roman" w:hAnsi="Times New Roman"/>
                <w:sz w:val="24"/>
              </w:rPr>
              <w:t>-</w:t>
            </w:r>
            <w:r>
              <w:rPr>
                <w:rFonts w:hint="eastAsia" w:ascii="Times New Roman" w:hAnsi="Times New Roman"/>
                <w:sz w:val="24"/>
              </w:rPr>
              <w:t>0</w:t>
            </w:r>
            <w:r>
              <w:rPr>
                <w:rFonts w:ascii="Times New Roman" w:hAnsi="Times New Roman"/>
                <w:sz w:val="24"/>
              </w:rPr>
              <w:t>.</w:t>
            </w:r>
            <w:r>
              <w:rPr>
                <w:rFonts w:hint="eastAsia" w:ascii="Times New Roman" w:hAnsi="Times New Roman"/>
                <w:sz w:val="24"/>
              </w:rPr>
              <w:t>43</w:t>
            </w: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</w:tcPr>
          <w:p w14:paraId="68039061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&lt;</w:t>
            </w:r>
            <w:r>
              <w:rPr>
                <w:rFonts w:hint="eastAsia"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0.001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</w:tcPr>
          <w:p w14:paraId="6BC6BB2B">
            <w:pPr>
              <w:jc w:val="center"/>
              <w:rPr>
                <w:rFonts w:ascii="Times New Roman" w:hAnsi="Times New Roman" w:eastAsia="宋体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0</w:t>
            </w:r>
            <w:r>
              <w:rPr>
                <w:rFonts w:ascii="Times New Roman" w:hAnsi="Times New Roman"/>
                <w:sz w:val="24"/>
              </w:rPr>
              <w:t>.</w:t>
            </w:r>
            <w:r>
              <w:rPr>
                <w:rFonts w:hint="eastAsia" w:ascii="Times New Roman" w:hAnsi="Times New Roman"/>
                <w:sz w:val="24"/>
              </w:rPr>
              <w:t>17</w:t>
            </w:r>
          </w:p>
        </w:tc>
        <w:tc>
          <w:tcPr>
            <w:tcW w:w="475" w:type="pct"/>
            <w:tcBorders>
              <w:top w:val="nil"/>
              <w:left w:val="nil"/>
              <w:bottom w:val="nil"/>
              <w:right w:val="nil"/>
            </w:tcBorders>
          </w:tcPr>
          <w:p w14:paraId="420749F8">
            <w:pPr>
              <w:jc w:val="center"/>
              <w:rPr>
                <w:rFonts w:ascii="Times New Roman" w:hAnsi="Times New Roman" w:eastAsia="宋体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0</w:t>
            </w:r>
            <w:r>
              <w:rPr>
                <w:rFonts w:ascii="Times New Roman" w:hAnsi="Times New Roman"/>
                <w:sz w:val="24"/>
              </w:rPr>
              <w:t>.</w:t>
            </w:r>
            <w:r>
              <w:rPr>
                <w:rFonts w:hint="eastAsia" w:ascii="Times New Roman" w:hAnsi="Times New Roman"/>
                <w:sz w:val="24"/>
              </w:rPr>
              <w:t>07</w:t>
            </w:r>
            <w:r>
              <w:rPr>
                <w:rFonts w:ascii="Times New Roman" w:hAnsi="Times New Roman"/>
                <w:sz w:val="24"/>
              </w:rPr>
              <w:t>-</w:t>
            </w:r>
            <w:r>
              <w:rPr>
                <w:rFonts w:hint="eastAsia" w:ascii="Times New Roman" w:hAnsi="Times New Roman"/>
                <w:sz w:val="24"/>
              </w:rPr>
              <w:t>0</w:t>
            </w:r>
            <w:r>
              <w:rPr>
                <w:rFonts w:ascii="Times New Roman" w:hAnsi="Times New Roman"/>
                <w:sz w:val="24"/>
              </w:rPr>
              <w:t>.</w:t>
            </w:r>
            <w:r>
              <w:rPr>
                <w:rFonts w:hint="eastAsia" w:ascii="Times New Roman" w:hAnsi="Times New Roman"/>
                <w:sz w:val="24"/>
              </w:rPr>
              <w:t>43</w:t>
            </w: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</w:tcPr>
          <w:p w14:paraId="2CAD97EC">
            <w:pPr>
              <w:jc w:val="center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&lt;</w:t>
            </w:r>
            <w:r>
              <w:rPr>
                <w:rFonts w:hint="eastAsia"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0.001</w:t>
            </w:r>
          </w:p>
        </w:tc>
      </w:tr>
      <w:tr w14:paraId="3B928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" w:hRule="atLeast"/>
        </w:trPr>
        <w:tc>
          <w:tcPr>
            <w:tcW w:w="1958" w:type="pct"/>
            <w:tcBorders>
              <w:top w:val="nil"/>
              <w:left w:val="nil"/>
              <w:bottom w:val="nil"/>
              <w:right w:val="nil"/>
            </w:tcBorders>
          </w:tcPr>
          <w:p w14:paraId="04813DAA">
            <w:pPr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Age</w:t>
            </w:r>
            <w:r>
              <w:rPr>
                <w:rFonts w:hint="eastAsia"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 w:eastAsia="Times New Roman"/>
                <w:sz w:val="24"/>
              </w:rPr>
              <w:t>(&lt;</w:t>
            </w:r>
            <w:r>
              <w:rPr>
                <w:rFonts w:hint="eastAsia" w:ascii="Times New Roman" w:hAnsi="Times New Roman"/>
                <w:sz w:val="24"/>
              </w:rPr>
              <w:t xml:space="preserve"> 60 vs </w:t>
            </w:r>
            <w:r>
              <w:rPr>
                <w:rFonts w:ascii="Times New Roman" w:hAnsi="Times New Roman"/>
                <w:sz w:val="24"/>
              </w:rPr>
              <w:t>≥</w:t>
            </w:r>
            <w:r>
              <w:rPr>
                <w:rFonts w:hint="eastAsia"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60 yr</w:t>
            </w:r>
            <w:r>
              <w:rPr>
                <w:rFonts w:ascii="Times New Roman" w:hAnsi="Times New Roman" w:eastAsia="Times New Roman"/>
                <w:sz w:val="24"/>
              </w:rPr>
              <w:t>)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</w:tcPr>
          <w:p w14:paraId="6D2748D2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1</w:t>
            </w:r>
            <w:r>
              <w:rPr>
                <w:rFonts w:ascii="Times New Roman" w:hAnsi="Times New Roman"/>
                <w:sz w:val="24"/>
              </w:rPr>
              <w:t>.</w:t>
            </w:r>
            <w:r>
              <w:rPr>
                <w:rFonts w:hint="eastAsia" w:ascii="Times New Roman" w:hAnsi="Times New Roman"/>
                <w:sz w:val="24"/>
              </w:rPr>
              <w:t>34</w:t>
            </w:r>
          </w:p>
        </w:tc>
        <w:tc>
          <w:tcPr>
            <w:tcW w:w="475" w:type="pct"/>
            <w:tcBorders>
              <w:top w:val="nil"/>
              <w:left w:val="nil"/>
              <w:bottom w:val="nil"/>
              <w:right w:val="nil"/>
            </w:tcBorders>
          </w:tcPr>
          <w:p w14:paraId="1721849F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</w:t>
            </w:r>
            <w:r>
              <w:rPr>
                <w:rFonts w:hint="eastAsia" w:ascii="Times New Roman" w:hAnsi="Times New Roman"/>
                <w:sz w:val="24"/>
              </w:rPr>
              <w:t>64</w:t>
            </w:r>
            <w:r>
              <w:rPr>
                <w:rFonts w:ascii="Times New Roman" w:hAnsi="Times New Roman"/>
                <w:sz w:val="24"/>
              </w:rPr>
              <w:t>-</w:t>
            </w:r>
            <w:r>
              <w:rPr>
                <w:rFonts w:hint="eastAsia" w:ascii="Times New Roman" w:hAnsi="Times New Roman"/>
                <w:sz w:val="24"/>
              </w:rPr>
              <w:t>2</w:t>
            </w:r>
            <w:r>
              <w:rPr>
                <w:rFonts w:ascii="Times New Roman" w:hAnsi="Times New Roman"/>
                <w:sz w:val="24"/>
              </w:rPr>
              <w:t>.</w:t>
            </w:r>
            <w:r>
              <w:rPr>
                <w:rFonts w:hint="eastAsia" w:ascii="Times New Roman" w:hAnsi="Times New Roman"/>
                <w:sz w:val="24"/>
              </w:rPr>
              <w:t>81</w:t>
            </w: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</w:tcPr>
          <w:p w14:paraId="7BE983A0">
            <w:pPr>
              <w:jc w:val="center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</w:t>
            </w:r>
            <w:r>
              <w:rPr>
                <w:rFonts w:hint="eastAsia" w:ascii="Times New Roman" w:hAnsi="Times New Roman"/>
                <w:sz w:val="24"/>
              </w:rPr>
              <w:t>444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</w:tcPr>
          <w:p w14:paraId="486B9659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475" w:type="pct"/>
            <w:tcBorders>
              <w:top w:val="nil"/>
              <w:left w:val="nil"/>
              <w:bottom w:val="nil"/>
              <w:right w:val="nil"/>
            </w:tcBorders>
          </w:tcPr>
          <w:p w14:paraId="6273ACAC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</w:tcPr>
          <w:p w14:paraId="0AB4223F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14:paraId="1770F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58" w:type="pct"/>
            <w:tcBorders>
              <w:top w:val="nil"/>
              <w:left w:val="nil"/>
              <w:bottom w:val="nil"/>
              <w:right w:val="nil"/>
            </w:tcBorders>
          </w:tcPr>
          <w:p w14:paraId="7ECFBE67">
            <w:pPr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 xml:space="preserve">Sex </w:t>
            </w:r>
            <w:r>
              <w:rPr>
                <w:rFonts w:ascii="Times New Roman" w:hAnsi="Times New Roman" w:eastAsia="Times New Roman"/>
                <w:sz w:val="24"/>
              </w:rPr>
              <w:t>(</w:t>
            </w:r>
            <w:r>
              <w:rPr>
                <w:rFonts w:hint="eastAsia" w:ascii="Times New Roman" w:hAnsi="Times New Roman"/>
                <w:sz w:val="24"/>
              </w:rPr>
              <w:t>m</w:t>
            </w:r>
            <w:r>
              <w:rPr>
                <w:rFonts w:ascii="Times New Roman" w:hAnsi="Times New Roman"/>
                <w:sz w:val="24"/>
              </w:rPr>
              <w:t>ale</w:t>
            </w:r>
            <w:r>
              <w:rPr>
                <w:rFonts w:hint="eastAsia" w:ascii="Times New Roman" w:hAnsi="Times New Roman"/>
                <w:sz w:val="24"/>
              </w:rPr>
              <w:t xml:space="preserve"> vs female</w:t>
            </w:r>
            <w:r>
              <w:rPr>
                <w:rFonts w:ascii="Times New Roman" w:hAnsi="Times New Roman" w:eastAsia="Times New Roman"/>
                <w:sz w:val="24"/>
              </w:rPr>
              <w:t>)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</w:tcPr>
          <w:p w14:paraId="02C8613E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0</w:t>
            </w:r>
            <w:r>
              <w:rPr>
                <w:rFonts w:ascii="Times New Roman" w:hAnsi="Times New Roman"/>
                <w:sz w:val="24"/>
              </w:rPr>
              <w:t>.</w:t>
            </w:r>
            <w:r>
              <w:rPr>
                <w:rFonts w:hint="eastAsia" w:ascii="Times New Roman" w:hAnsi="Times New Roman"/>
                <w:sz w:val="24"/>
              </w:rPr>
              <w:t>95</w:t>
            </w:r>
          </w:p>
        </w:tc>
        <w:tc>
          <w:tcPr>
            <w:tcW w:w="475" w:type="pct"/>
            <w:tcBorders>
              <w:top w:val="nil"/>
              <w:left w:val="nil"/>
              <w:bottom w:val="nil"/>
              <w:right w:val="nil"/>
            </w:tcBorders>
          </w:tcPr>
          <w:p w14:paraId="5C4749AF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</w:t>
            </w:r>
            <w:r>
              <w:rPr>
                <w:rFonts w:hint="eastAsia" w:ascii="Times New Roman" w:hAnsi="Times New Roman"/>
                <w:sz w:val="24"/>
              </w:rPr>
              <w:t>47</w:t>
            </w:r>
            <w:r>
              <w:rPr>
                <w:rFonts w:ascii="Times New Roman" w:hAnsi="Times New Roman"/>
                <w:sz w:val="24"/>
              </w:rPr>
              <w:t>-</w:t>
            </w:r>
            <w:r>
              <w:rPr>
                <w:rFonts w:hint="eastAsia" w:ascii="Times New Roman" w:hAnsi="Times New Roman"/>
                <w:sz w:val="24"/>
              </w:rPr>
              <w:t>1</w:t>
            </w:r>
            <w:r>
              <w:rPr>
                <w:rFonts w:ascii="Times New Roman" w:hAnsi="Times New Roman"/>
                <w:sz w:val="24"/>
              </w:rPr>
              <w:t>.</w:t>
            </w:r>
            <w:r>
              <w:rPr>
                <w:rFonts w:hint="eastAsia" w:ascii="Times New Roman" w:hAnsi="Times New Roman"/>
                <w:sz w:val="24"/>
              </w:rPr>
              <w:t>91</w:t>
            </w: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</w:tcPr>
          <w:p w14:paraId="35E2A754">
            <w:pPr>
              <w:jc w:val="center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</w:t>
            </w:r>
            <w:r>
              <w:rPr>
                <w:rFonts w:hint="eastAsia" w:ascii="Times New Roman" w:hAnsi="Times New Roman"/>
                <w:sz w:val="24"/>
              </w:rPr>
              <w:t>875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</w:tcPr>
          <w:p w14:paraId="533A0972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475" w:type="pct"/>
            <w:tcBorders>
              <w:top w:val="nil"/>
              <w:left w:val="nil"/>
              <w:bottom w:val="nil"/>
              <w:right w:val="nil"/>
            </w:tcBorders>
          </w:tcPr>
          <w:p w14:paraId="748942A3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</w:tcPr>
          <w:p w14:paraId="50CE5A74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14:paraId="7A57F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58" w:type="pct"/>
            <w:tcBorders>
              <w:top w:val="nil"/>
              <w:left w:val="nil"/>
              <w:bottom w:val="nil"/>
              <w:right w:val="nil"/>
            </w:tcBorders>
          </w:tcPr>
          <w:p w14:paraId="6482EF8A">
            <w:pPr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 xml:space="preserve">ECOG PS </w:t>
            </w:r>
            <w:r>
              <w:rPr>
                <w:rFonts w:ascii="Times New Roman" w:hAnsi="Times New Roman" w:eastAsia="Times New Roman"/>
                <w:sz w:val="24"/>
              </w:rPr>
              <w:t>(</w:t>
            </w:r>
            <w:r>
              <w:rPr>
                <w:rFonts w:hint="eastAsia" w:ascii="Times New Roman" w:hAnsi="Times New Roman"/>
                <w:sz w:val="24"/>
              </w:rPr>
              <w:t>0</w:t>
            </w:r>
            <w:r>
              <w:rPr>
                <w:rFonts w:ascii="Times New Roman" w:hAnsi="Times New Roman" w:eastAsia="Times New Roman"/>
                <w:sz w:val="24"/>
              </w:rPr>
              <w:t xml:space="preserve"> vs </w:t>
            </w:r>
            <w:r>
              <w:rPr>
                <w:rFonts w:hint="eastAsia" w:ascii="Times New Roman" w:hAnsi="Times New Roman"/>
                <w:sz w:val="24"/>
              </w:rPr>
              <w:t>1</w:t>
            </w:r>
            <w:r>
              <w:rPr>
                <w:rFonts w:ascii="Times New Roman" w:hAnsi="Times New Roman" w:eastAsia="Times New Roman"/>
                <w:sz w:val="24"/>
              </w:rPr>
              <w:t>)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</w:tcPr>
          <w:p w14:paraId="0E2C7965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0</w:t>
            </w:r>
            <w:r>
              <w:rPr>
                <w:rFonts w:ascii="Times New Roman" w:hAnsi="Times New Roman"/>
                <w:sz w:val="24"/>
              </w:rPr>
              <w:t>.</w:t>
            </w:r>
            <w:r>
              <w:rPr>
                <w:rFonts w:hint="eastAsia" w:ascii="Times New Roman" w:hAnsi="Times New Roman"/>
                <w:sz w:val="24"/>
              </w:rPr>
              <w:t>98</w:t>
            </w:r>
          </w:p>
        </w:tc>
        <w:tc>
          <w:tcPr>
            <w:tcW w:w="475" w:type="pct"/>
            <w:tcBorders>
              <w:top w:val="nil"/>
              <w:left w:val="nil"/>
              <w:bottom w:val="nil"/>
              <w:right w:val="nil"/>
            </w:tcBorders>
          </w:tcPr>
          <w:p w14:paraId="5B39DF9F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0</w:t>
            </w:r>
            <w:r>
              <w:rPr>
                <w:rFonts w:ascii="Times New Roman" w:hAnsi="Times New Roman"/>
                <w:sz w:val="24"/>
              </w:rPr>
              <w:t>.</w:t>
            </w:r>
            <w:r>
              <w:rPr>
                <w:rFonts w:hint="eastAsia" w:ascii="Times New Roman" w:hAnsi="Times New Roman"/>
                <w:sz w:val="24"/>
              </w:rPr>
              <w:t>52</w:t>
            </w:r>
            <w:r>
              <w:rPr>
                <w:rFonts w:ascii="Times New Roman" w:hAnsi="Times New Roman"/>
                <w:sz w:val="24"/>
              </w:rPr>
              <w:t>-1.</w:t>
            </w:r>
            <w:r>
              <w:rPr>
                <w:rFonts w:hint="eastAsia" w:ascii="Times New Roman" w:hAnsi="Times New Roman"/>
                <w:sz w:val="24"/>
              </w:rPr>
              <w:t>85</w:t>
            </w: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</w:tcPr>
          <w:p w14:paraId="5644BEFC">
            <w:pPr>
              <w:jc w:val="center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</w:t>
            </w:r>
            <w:r>
              <w:rPr>
                <w:rFonts w:hint="eastAsia" w:ascii="Times New Roman" w:hAnsi="Times New Roman"/>
                <w:sz w:val="24"/>
              </w:rPr>
              <w:t>959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</w:tcPr>
          <w:p w14:paraId="265FBCCA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475" w:type="pct"/>
            <w:tcBorders>
              <w:top w:val="nil"/>
              <w:left w:val="nil"/>
              <w:bottom w:val="nil"/>
              <w:right w:val="nil"/>
            </w:tcBorders>
          </w:tcPr>
          <w:p w14:paraId="41DA52CC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</w:tcPr>
          <w:p w14:paraId="6FA72589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14:paraId="76997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58" w:type="pct"/>
            <w:tcBorders>
              <w:top w:val="nil"/>
              <w:left w:val="nil"/>
              <w:bottom w:val="nil"/>
              <w:right w:val="nil"/>
            </w:tcBorders>
          </w:tcPr>
          <w:p w14:paraId="1C02B9B0">
            <w:pPr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eastAsia="AdvOT1ab0d708 . B"/>
                <w:color w:val="000000"/>
                <w:kern w:val="0"/>
                <w:sz w:val="24"/>
                <w:lang w:val="fr-FR"/>
              </w:rPr>
              <w:t xml:space="preserve">Hepatitis B virus </w:t>
            </w:r>
            <w:r>
              <w:rPr>
                <w:rFonts w:hint="eastAsia" w:ascii="Times New Roman" w:hAnsi="Times New Roman"/>
                <w:color w:val="000000"/>
                <w:kern w:val="0"/>
                <w:sz w:val="24"/>
              </w:rPr>
              <w:t>infection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 w:eastAsia="Times New Roman"/>
                <w:sz w:val="24"/>
              </w:rPr>
              <w:t>(</w:t>
            </w:r>
            <w:r>
              <w:rPr>
                <w:rFonts w:hint="eastAsia" w:ascii="Times New Roman" w:hAnsi="Times New Roman"/>
                <w:sz w:val="24"/>
              </w:rPr>
              <w:t>absent</w:t>
            </w:r>
            <w:r>
              <w:rPr>
                <w:rFonts w:ascii="Times New Roman" w:hAnsi="Times New Roman" w:eastAsia="Times New Roman"/>
                <w:sz w:val="24"/>
              </w:rPr>
              <w:t xml:space="preserve"> vs </w:t>
            </w:r>
            <w:r>
              <w:rPr>
                <w:rFonts w:hint="eastAsia" w:ascii="Times New Roman" w:hAnsi="Times New Roman"/>
                <w:sz w:val="24"/>
              </w:rPr>
              <w:t>present</w:t>
            </w:r>
            <w:r>
              <w:rPr>
                <w:rFonts w:ascii="Times New Roman" w:hAnsi="Times New Roman" w:eastAsia="Times New Roman"/>
                <w:sz w:val="24"/>
              </w:rPr>
              <w:t>)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</w:tcPr>
          <w:p w14:paraId="2F9A64E3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0</w:t>
            </w:r>
            <w:r>
              <w:rPr>
                <w:rFonts w:ascii="Times New Roman" w:hAnsi="Times New Roman"/>
                <w:sz w:val="24"/>
              </w:rPr>
              <w:t>.</w:t>
            </w:r>
            <w:r>
              <w:rPr>
                <w:rFonts w:hint="eastAsia" w:ascii="Times New Roman" w:hAnsi="Times New Roman"/>
                <w:sz w:val="24"/>
              </w:rPr>
              <w:t>88</w:t>
            </w:r>
          </w:p>
        </w:tc>
        <w:tc>
          <w:tcPr>
            <w:tcW w:w="475" w:type="pct"/>
            <w:tcBorders>
              <w:top w:val="nil"/>
              <w:left w:val="nil"/>
              <w:bottom w:val="nil"/>
              <w:right w:val="nil"/>
            </w:tcBorders>
          </w:tcPr>
          <w:p w14:paraId="511D2B09">
            <w:pPr>
              <w:jc w:val="center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</w:t>
            </w:r>
            <w:r>
              <w:rPr>
                <w:rFonts w:hint="eastAsia" w:ascii="Times New Roman" w:hAnsi="Times New Roman"/>
                <w:sz w:val="24"/>
              </w:rPr>
              <w:t>42</w:t>
            </w:r>
            <w:r>
              <w:rPr>
                <w:rFonts w:ascii="Times New Roman" w:hAnsi="Times New Roman"/>
                <w:sz w:val="24"/>
              </w:rPr>
              <w:t>-1.</w:t>
            </w:r>
            <w:r>
              <w:rPr>
                <w:rFonts w:hint="eastAsia" w:ascii="Times New Roman" w:hAnsi="Times New Roman"/>
                <w:sz w:val="24"/>
              </w:rPr>
              <w:t>85</w:t>
            </w: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</w:tcPr>
          <w:p w14:paraId="6708D88D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</w:t>
            </w:r>
            <w:r>
              <w:rPr>
                <w:rFonts w:hint="eastAsia" w:ascii="Times New Roman" w:hAnsi="Times New Roman"/>
                <w:sz w:val="24"/>
              </w:rPr>
              <w:t>736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</w:tcPr>
          <w:p w14:paraId="596882B8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475" w:type="pct"/>
            <w:tcBorders>
              <w:top w:val="nil"/>
              <w:left w:val="nil"/>
              <w:bottom w:val="nil"/>
              <w:right w:val="nil"/>
            </w:tcBorders>
          </w:tcPr>
          <w:p w14:paraId="196BC375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</w:tcPr>
          <w:p w14:paraId="56362795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14:paraId="1F568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" w:hRule="atLeast"/>
        </w:trPr>
        <w:tc>
          <w:tcPr>
            <w:tcW w:w="1958" w:type="pct"/>
            <w:tcBorders>
              <w:top w:val="nil"/>
              <w:left w:val="nil"/>
              <w:bottom w:val="nil"/>
              <w:right w:val="nil"/>
            </w:tcBorders>
          </w:tcPr>
          <w:p w14:paraId="783582E1">
            <w:pPr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Liver cirrhosis </w:t>
            </w:r>
            <w:r>
              <w:rPr>
                <w:rFonts w:ascii="Times New Roman" w:hAnsi="Times New Roman" w:eastAsia="Times New Roman"/>
                <w:sz w:val="24"/>
              </w:rPr>
              <w:t>(</w:t>
            </w:r>
            <w:r>
              <w:rPr>
                <w:rFonts w:hint="eastAsia" w:ascii="Times New Roman" w:hAnsi="Times New Roman"/>
                <w:sz w:val="24"/>
              </w:rPr>
              <w:t>absent</w:t>
            </w:r>
            <w:r>
              <w:rPr>
                <w:rFonts w:ascii="Times New Roman" w:hAnsi="Times New Roman" w:eastAsia="Times New Roman"/>
                <w:sz w:val="24"/>
              </w:rPr>
              <w:t xml:space="preserve"> vs </w:t>
            </w:r>
            <w:r>
              <w:rPr>
                <w:rFonts w:hint="eastAsia" w:ascii="Times New Roman" w:hAnsi="Times New Roman"/>
                <w:sz w:val="24"/>
              </w:rPr>
              <w:t>present</w:t>
            </w:r>
            <w:r>
              <w:rPr>
                <w:rFonts w:ascii="Times New Roman" w:hAnsi="Times New Roman" w:eastAsia="Times New Roman"/>
                <w:sz w:val="24"/>
              </w:rPr>
              <w:t>)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</w:tcPr>
          <w:p w14:paraId="37EADA44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0</w:t>
            </w:r>
            <w:r>
              <w:rPr>
                <w:rFonts w:ascii="Times New Roman" w:hAnsi="Times New Roman"/>
                <w:sz w:val="24"/>
              </w:rPr>
              <w:t>.</w:t>
            </w:r>
            <w:r>
              <w:rPr>
                <w:rFonts w:hint="eastAsia" w:ascii="Times New Roman" w:hAnsi="Times New Roman"/>
                <w:sz w:val="24"/>
              </w:rPr>
              <w:t>75</w:t>
            </w:r>
          </w:p>
        </w:tc>
        <w:tc>
          <w:tcPr>
            <w:tcW w:w="475" w:type="pct"/>
            <w:tcBorders>
              <w:top w:val="nil"/>
              <w:left w:val="nil"/>
              <w:bottom w:val="nil"/>
              <w:right w:val="nil"/>
            </w:tcBorders>
          </w:tcPr>
          <w:p w14:paraId="47C4252A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0</w:t>
            </w:r>
            <w:r>
              <w:rPr>
                <w:rFonts w:ascii="Times New Roman" w:hAnsi="Times New Roman"/>
                <w:sz w:val="24"/>
              </w:rPr>
              <w:t>.</w:t>
            </w:r>
            <w:r>
              <w:rPr>
                <w:rFonts w:hint="eastAsia" w:ascii="Times New Roman" w:hAnsi="Times New Roman"/>
                <w:sz w:val="24"/>
              </w:rPr>
              <w:t>45</w:t>
            </w:r>
            <w:r>
              <w:rPr>
                <w:rFonts w:ascii="Times New Roman" w:hAnsi="Times New Roman"/>
                <w:sz w:val="24"/>
              </w:rPr>
              <w:t>-</w:t>
            </w:r>
            <w:r>
              <w:rPr>
                <w:rFonts w:hint="eastAsia" w:ascii="Times New Roman" w:hAnsi="Times New Roman"/>
                <w:sz w:val="24"/>
              </w:rPr>
              <w:t>1</w:t>
            </w:r>
            <w:r>
              <w:rPr>
                <w:rFonts w:ascii="Times New Roman" w:hAnsi="Times New Roman"/>
                <w:sz w:val="24"/>
              </w:rPr>
              <w:t>.</w:t>
            </w:r>
            <w:r>
              <w:rPr>
                <w:rFonts w:hint="eastAsia" w:ascii="Times New Roman" w:hAnsi="Times New Roman"/>
                <w:sz w:val="24"/>
              </w:rPr>
              <w:t>26</w:t>
            </w: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</w:tcPr>
          <w:p w14:paraId="4AD29A84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</w:t>
            </w:r>
            <w:r>
              <w:rPr>
                <w:rFonts w:hint="eastAsia" w:ascii="Times New Roman" w:hAnsi="Times New Roman"/>
                <w:sz w:val="24"/>
              </w:rPr>
              <w:t>274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</w:tcPr>
          <w:p w14:paraId="0C7EA721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475" w:type="pct"/>
            <w:tcBorders>
              <w:top w:val="nil"/>
              <w:left w:val="nil"/>
              <w:bottom w:val="nil"/>
              <w:right w:val="nil"/>
            </w:tcBorders>
          </w:tcPr>
          <w:p w14:paraId="71DE430D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</w:tcPr>
          <w:p w14:paraId="76BF2E0C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14:paraId="69609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" w:hRule="atLeast"/>
        </w:trPr>
        <w:tc>
          <w:tcPr>
            <w:tcW w:w="1958" w:type="pct"/>
            <w:tcBorders>
              <w:top w:val="nil"/>
              <w:left w:val="nil"/>
              <w:bottom w:val="nil"/>
              <w:right w:val="nil"/>
            </w:tcBorders>
          </w:tcPr>
          <w:p w14:paraId="561D9193">
            <w:pPr>
              <w:jc w:val="left"/>
              <w:rPr>
                <w:rFonts w:ascii="Times New Roman" w:hAnsi="Times New Roman"/>
                <w:sz w:val="24"/>
                <w:lang w:val="fr-FR"/>
              </w:rPr>
            </w:pPr>
            <w:r>
              <w:rPr>
                <w:rFonts w:ascii="Times New Roman" w:hAnsi="Times New Roman"/>
                <w:color w:val="000000"/>
                <w:sz w:val="24"/>
                <w:lang w:val="fr-FR"/>
              </w:rPr>
              <w:t>Alanine aminotransferase</w:t>
            </w:r>
            <w:r>
              <w:rPr>
                <w:rFonts w:hint="eastAsia" w:ascii="Times New Roman" w:hAnsi="Times New Roman"/>
                <w:sz w:val="24"/>
                <w:lang w:val="fr-FR"/>
              </w:rPr>
              <w:t xml:space="preserve"> </w:t>
            </w:r>
            <w:r>
              <w:rPr>
                <w:rFonts w:ascii="Times New Roman" w:hAnsi="Times New Roman" w:eastAsia="Times New Roman"/>
                <w:sz w:val="24"/>
                <w:lang w:val="fr-FR"/>
              </w:rPr>
              <w:t>(≤</w:t>
            </w:r>
            <w:r>
              <w:rPr>
                <w:rFonts w:ascii="Times New Roman" w:hAnsi="Times New Roman"/>
                <w:sz w:val="24"/>
                <w:lang w:val="fr-FR"/>
              </w:rPr>
              <w:t xml:space="preserve"> </w:t>
            </w:r>
            <w:r>
              <w:rPr>
                <w:rFonts w:ascii="Times New Roman" w:hAnsi="Times New Roman" w:eastAsia="Times New Roman"/>
                <w:sz w:val="24"/>
                <w:lang w:val="fr-FR"/>
              </w:rPr>
              <w:t>40 vs &gt;</w:t>
            </w:r>
            <w:r>
              <w:rPr>
                <w:rFonts w:ascii="Times New Roman" w:hAnsi="Times New Roman"/>
                <w:sz w:val="24"/>
                <w:lang w:val="fr-FR"/>
              </w:rPr>
              <w:t xml:space="preserve"> </w:t>
            </w:r>
            <w:r>
              <w:rPr>
                <w:rFonts w:ascii="Times New Roman" w:hAnsi="Times New Roman" w:eastAsia="Times New Roman"/>
                <w:sz w:val="24"/>
                <w:lang w:val="fr-FR"/>
              </w:rPr>
              <w:t xml:space="preserve">40 </w:t>
            </w:r>
            <w:r>
              <w:rPr>
                <w:rFonts w:ascii="Times New Roman" w:hAnsi="Times New Roman"/>
                <w:sz w:val="24"/>
                <w:lang w:val="fr-FR"/>
              </w:rPr>
              <w:t>U/L</w:t>
            </w:r>
            <w:r>
              <w:rPr>
                <w:rFonts w:ascii="Times New Roman" w:hAnsi="Times New Roman" w:eastAsia="Times New Roman"/>
                <w:sz w:val="24"/>
                <w:lang w:val="fr-FR"/>
              </w:rPr>
              <w:t>)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</w:tcPr>
          <w:p w14:paraId="47669390">
            <w:pPr>
              <w:jc w:val="center"/>
              <w:rPr>
                <w:rFonts w:ascii="Times New Roman" w:hAnsi="Times New Roman"/>
                <w:sz w:val="24"/>
                <w:lang w:val="fr-FR"/>
              </w:rPr>
            </w:pPr>
            <w:r>
              <w:rPr>
                <w:rFonts w:ascii="Times New Roman" w:hAnsi="Times New Roman"/>
                <w:sz w:val="24"/>
                <w:lang w:val="fr-FR"/>
              </w:rPr>
              <w:t>0.71</w:t>
            </w:r>
          </w:p>
        </w:tc>
        <w:tc>
          <w:tcPr>
            <w:tcW w:w="475" w:type="pct"/>
            <w:tcBorders>
              <w:top w:val="nil"/>
              <w:left w:val="nil"/>
              <w:bottom w:val="nil"/>
              <w:right w:val="nil"/>
            </w:tcBorders>
          </w:tcPr>
          <w:p w14:paraId="4537C903">
            <w:pPr>
              <w:jc w:val="center"/>
              <w:rPr>
                <w:rFonts w:ascii="Times New Roman" w:hAnsi="Times New Roman"/>
                <w:sz w:val="24"/>
                <w:lang w:val="fr-FR"/>
              </w:rPr>
            </w:pPr>
            <w:r>
              <w:rPr>
                <w:rFonts w:ascii="Times New Roman" w:hAnsi="Times New Roman"/>
                <w:sz w:val="24"/>
                <w:lang w:val="fr-FR"/>
              </w:rPr>
              <w:t>0.43-1.15</w:t>
            </w: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</w:tcPr>
          <w:p w14:paraId="08275FCB">
            <w:pPr>
              <w:jc w:val="center"/>
              <w:rPr>
                <w:rFonts w:ascii="Times New Roman" w:hAnsi="Times New Roman" w:eastAsia="宋体"/>
                <w:sz w:val="24"/>
                <w:lang w:val="fr-FR"/>
              </w:rPr>
            </w:pPr>
            <w:r>
              <w:rPr>
                <w:rFonts w:ascii="Times New Roman" w:hAnsi="Times New Roman"/>
                <w:sz w:val="24"/>
                <w:lang w:val="fr-FR"/>
              </w:rPr>
              <w:t>0.162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</w:tcPr>
          <w:p w14:paraId="6992B135">
            <w:pPr>
              <w:jc w:val="center"/>
              <w:rPr>
                <w:rFonts w:ascii="Times New Roman" w:hAnsi="Times New Roman"/>
                <w:sz w:val="24"/>
                <w:lang w:val="fr-FR"/>
              </w:rPr>
            </w:pPr>
          </w:p>
        </w:tc>
        <w:tc>
          <w:tcPr>
            <w:tcW w:w="475" w:type="pct"/>
            <w:tcBorders>
              <w:top w:val="nil"/>
              <w:left w:val="nil"/>
              <w:bottom w:val="nil"/>
              <w:right w:val="nil"/>
            </w:tcBorders>
          </w:tcPr>
          <w:p w14:paraId="3BA51C84">
            <w:pPr>
              <w:jc w:val="center"/>
              <w:rPr>
                <w:rFonts w:ascii="Times New Roman" w:hAnsi="Times New Roman"/>
                <w:sz w:val="24"/>
                <w:lang w:val="fr-FR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</w:tcPr>
          <w:p w14:paraId="4843BAC3">
            <w:pPr>
              <w:jc w:val="center"/>
              <w:rPr>
                <w:rFonts w:ascii="Times New Roman" w:hAnsi="Times New Roman"/>
                <w:sz w:val="24"/>
                <w:lang w:val="fr-FR"/>
              </w:rPr>
            </w:pPr>
          </w:p>
        </w:tc>
      </w:tr>
      <w:tr w14:paraId="084E7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958" w:type="pct"/>
            <w:tcBorders>
              <w:top w:val="nil"/>
              <w:left w:val="nil"/>
              <w:bottom w:val="nil"/>
              <w:right w:val="nil"/>
            </w:tcBorders>
          </w:tcPr>
          <w:p w14:paraId="3997F008">
            <w:pPr>
              <w:jc w:val="left"/>
              <w:rPr>
                <w:rFonts w:ascii="Times New Roman" w:hAnsi="Times New Roman" w:eastAsia="Times New Roman"/>
                <w:sz w:val="24"/>
              </w:rPr>
            </w:pPr>
            <w:r>
              <w:rPr>
                <w:rFonts w:ascii="Times New Roman" w:hAnsi="Times New Roman" w:eastAsia="Times New Roman"/>
                <w:sz w:val="24"/>
              </w:rPr>
              <w:t>Prothrombin time</w:t>
            </w:r>
            <w:r>
              <w:rPr>
                <w:rFonts w:hint="eastAsia"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 w:eastAsia="Times New Roman"/>
                <w:sz w:val="24"/>
              </w:rPr>
              <w:t>(&gt;</w:t>
            </w:r>
            <w:r>
              <w:rPr>
                <w:rFonts w:hint="eastAsia"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 w:eastAsia="Times New Roman"/>
                <w:sz w:val="24"/>
              </w:rPr>
              <w:t>13</w:t>
            </w:r>
            <w:r>
              <w:rPr>
                <w:rFonts w:hint="eastAsia"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 w:eastAsia="Times New Roman"/>
                <w:sz w:val="24"/>
              </w:rPr>
              <w:t>vs ≤</w:t>
            </w:r>
            <w:r>
              <w:rPr>
                <w:rFonts w:hint="eastAsia"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 w:eastAsia="Times New Roman"/>
                <w:sz w:val="24"/>
              </w:rPr>
              <w:t>13 sec)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</w:tcPr>
          <w:p w14:paraId="14E04511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1</w:t>
            </w:r>
            <w:r>
              <w:rPr>
                <w:rFonts w:ascii="Times New Roman" w:hAnsi="Times New Roman"/>
                <w:sz w:val="24"/>
              </w:rPr>
              <w:t>.</w:t>
            </w:r>
            <w:r>
              <w:rPr>
                <w:rFonts w:hint="eastAsia" w:ascii="Times New Roman" w:hAnsi="Times New Roman"/>
                <w:sz w:val="24"/>
              </w:rPr>
              <w:t>89</w:t>
            </w:r>
          </w:p>
        </w:tc>
        <w:tc>
          <w:tcPr>
            <w:tcW w:w="475" w:type="pct"/>
            <w:tcBorders>
              <w:top w:val="nil"/>
              <w:left w:val="nil"/>
              <w:bottom w:val="nil"/>
              <w:right w:val="nil"/>
            </w:tcBorders>
          </w:tcPr>
          <w:p w14:paraId="7AC64EB3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1</w:t>
            </w:r>
            <w:r>
              <w:rPr>
                <w:rFonts w:ascii="Times New Roman" w:hAnsi="Times New Roman"/>
                <w:sz w:val="24"/>
              </w:rPr>
              <w:t>.</w:t>
            </w:r>
            <w:r>
              <w:rPr>
                <w:rFonts w:hint="eastAsia" w:ascii="Times New Roman" w:hAnsi="Times New Roman"/>
                <w:sz w:val="24"/>
              </w:rPr>
              <w:t>02</w:t>
            </w:r>
            <w:r>
              <w:rPr>
                <w:rFonts w:ascii="Times New Roman" w:hAnsi="Times New Roman"/>
                <w:sz w:val="24"/>
              </w:rPr>
              <w:t>-</w:t>
            </w:r>
            <w:r>
              <w:rPr>
                <w:rFonts w:hint="eastAsia" w:ascii="Times New Roman" w:hAnsi="Times New Roman"/>
                <w:sz w:val="24"/>
              </w:rPr>
              <w:t>3</w:t>
            </w:r>
            <w:r>
              <w:rPr>
                <w:rFonts w:ascii="Times New Roman" w:hAnsi="Times New Roman"/>
                <w:sz w:val="24"/>
              </w:rPr>
              <w:t>.</w:t>
            </w:r>
            <w:r>
              <w:rPr>
                <w:rFonts w:hint="eastAsia" w:ascii="Times New Roman" w:hAnsi="Times New Roman"/>
                <w:sz w:val="24"/>
              </w:rPr>
              <w:t>48</w:t>
            </w: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</w:tcPr>
          <w:p w14:paraId="24C62BB4">
            <w:pPr>
              <w:jc w:val="center"/>
              <w:rPr>
                <w:rFonts w:ascii="Times New Roman" w:hAnsi="Times New Roman" w:eastAsia="宋体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0.043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</w:tcPr>
          <w:p w14:paraId="618769D6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1</w:t>
            </w:r>
            <w:r>
              <w:rPr>
                <w:rFonts w:ascii="Times New Roman" w:hAnsi="Times New Roman"/>
                <w:sz w:val="24"/>
              </w:rPr>
              <w:t>.</w:t>
            </w:r>
            <w:r>
              <w:rPr>
                <w:rFonts w:hint="eastAsia" w:ascii="Times New Roman" w:hAnsi="Times New Roman"/>
                <w:sz w:val="24"/>
              </w:rPr>
              <w:t>92</w:t>
            </w:r>
          </w:p>
        </w:tc>
        <w:tc>
          <w:tcPr>
            <w:tcW w:w="475" w:type="pct"/>
            <w:tcBorders>
              <w:top w:val="nil"/>
              <w:left w:val="nil"/>
              <w:bottom w:val="nil"/>
              <w:right w:val="nil"/>
            </w:tcBorders>
          </w:tcPr>
          <w:p w14:paraId="22F42198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1.04</w:t>
            </w:r>
            <w:r>
              <w:rPr>
                <w:rFonts w:ascii="Times New Roman" w:hAnsi="Times New Roman"/>
                <w:sz w:val="24"/>
              </w:rPr>
              <w:t>-</w:t>
            </w:r>
            <w:r>
              <w:rPr>
                <w:rFonts w:hint="eastAsia" w:ascii="Times New Roman" w:hAnsi="Times New Roman"/>
                <w:sz w:val="24"/>
              </w:rPr>
              <w:t>3</w:t>
            </w:r>
            <w:r>
              <w:rPr>
                <w:rFonts w:ascii="Times New Roman" w:hAnsi="Times New Roman"/>
                <w:sz w:val="24"/>
              </w:rPr>
              <w:t>.</w:t>
            </w:r>
            <w:r>
              <w:rPr>
                <w:rFonts w:hint="eastAsia" w:ascii="Times New Roman" w:hAnsi="Times New Roman"/>
                <w:sz w:val="24"/>
              </w:rPr>
              <w:t>53</w:t>
            </w: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</w:tcPr>
          <w:p w14:paraId="0AB97873">
            <w:pPr>
              <w:jc w:val="center"/>
              <w:rPr>
                <w:rFonts w:ascii="Times New Roman" w:hAnsi="Times New Roman" w:eastAsia="宋体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0.037</w:t>
            </w:r>
          </w:p>
        </w:tc>
      </w:tr>
      <w:tr w14:paraId="7C7B7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" w:hRule="atLeast"/>
        </w:trPr>
        <w:tc>
          <w:tcPr>
            <w:tcW w:w="1958" w:type="pct"/>
            <w:tcBorders>
              <w:top w:val="nil"/>
              <w:left w:val="nil"/>
              <w:bottom w:val="nil"/>
              <w:right w:val="nil"/>
            </w:tcBorders>
          </w:tcPr>
          <w:p w14:paraId="4560148A">
            <w:pPr>
              <w:jc w:val="left"/>
              <w:rPr>
                <w:rFonts w:ascii="Times New Roman" w:hAnsi="Times New Roman" w:eastAsia="Times New Roman"/>
                <w:sz w:val="24"/>
              </w:rPr>
            </w:pPr>
            <w:r>
              <w:rPr>
                <w:rFonts w:ascii="Times New Roman" w:hAnsi="Times New Roman" w:eastAsia="Times New Roman"/>
                <w:sz w:val="24"/>
              </w:rPr>
              <w:t>Platelet</w:t>
            </w:r>
            <w:r>
              <w:rPr>
                <w:rFonts w:hint="eastAsia" w:ascii="Times New Roman" w:hAnsi="Times New Roman" w:eastAsia="宋体"/>
                <w:sz w:val="24"/>
              </w:rPr>
              <w:t xml:space="preserve"> </w:t>
            </w:r>
            <w:r>
              <w:rPr>
                <w:rFonts w:ascii="Times New Roman" w:hAnsi="Times New Roman" w:eastAsia="Times New Roman"/>
                <w:sz w:val="24"/>
              </w:rPr>
              <w:t>count (≥100</w:t>
            </w:r>
            <w:r>
              <w:rPr>
                <w:rFonts w:hint="eastAsia" w:ascii="Times New Roman" w:hAnsi="Times New Roman" w:eastAsia="宋体"/>
                <w:sz w:val="24"/>
              </w:rPr>
              <w:t xml:space="preserve"> </w:t>
            </w:r>
            <w:r>
              <w:rPr>
                <w:rFonts w:ascii="Times New Roman" w:hAnsi="Times New Roman" w:eastAsia="Times New Roman"/>
                <w:sz w:val="24"/>
              </w:rPr>
              <w:t>vs</w:t>
            </w:r>
            <w:r>
              <w:rPr>
                <w:rFonts w:hint="eastAsia"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 w:eastAsia="Times New Roman"/>
                <w:sz w:val="24"/>
              </w:rPr>
              <w:t xml:space="preserve">&lt;100 </w:t>
            </w:r>
            <w:r>
              <w:rPr>
                <w:rFonts w:ascii="Times New Roman" w:hAnsi="Times New Roman" w:eastAsia="Times New Roman"/>
                <w:sz w:val="24"/>
              </w:rPr>
              <w:sym w:font="Symbol" w:char="F0B4"/>
            </w:r>
            <w:r>
              <w:rPr>
                <w:rFonts w:ascii="Times New Roman" w:hAnsi="Times New Roman" w:eastAsia="Times New Roman"/>
                <w:sz w:val="24"/>
              </w:rPr>
              <w:t>10</w:t>
            </w:r>
            <w:r>
              <w:rPr>
                <w:rFonts w:ascii="Times New Roman" w:hAnsi="Times New Roman" w:eastAsia="Times New Roman"/>
                <w:sz w:val="24"/>
                <w:vertAlign w:val="superscript"/>
              </w:rPr>
              <w:t>9</w:t>
            </w:r>
            <w:r>
              <w:rPr>
                <w:rFonts w:ascii="Times New Roman" w:hAnsi="Times New Roman" w:eastAsia="Times New Roman"/>
                <w:sz w:val="24"/>
              </w:rPr>
              <w:t>/L)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</w:tcPr>
          <w:p w14:paraId="1200C41C">
            <w:pPr>
              <w:jc w:val="center"/>
              <w:rPr>
                <w:rFonts w:ascii="Times New Roman" w:hAnsi="Times New Roman" w:eastAsia="宋体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0</w:t>
            </w:r>
            <w:r>
              <w:rPr>
                <w:rFonts w:ascii="Times New Roman" w:hAnsi="Times New Roman"/>
                <w:sz w:val="24"/>
              </w:rPr>
              <w:t>.</w:t>
            </w:r>
            <w:r>
              <w:rPr>
                <w:rFonts w:hint="eastAsia" w:ascii="Times New Roman" w:hAnsi="Times New Roman"/>
                <w:sz w:val="24"/>
              </w:rPr>
              <w:t>70</w:t>
            </w:r>
          </w:p>
        </w:tc>
        <w:tc>
          <w:tcPr>
            <w:tcW w:w="475" w:type="pct"/>
            <w:tcBorders>
              <w:top w:val="nil"/>
              <w:left w:val="nil"/>
              <w:bottom w:val="nil"/>
              <w:right w:val="nil"/>
            </w:tcBorders>
          </w:tcPr>
          <w:p w14:paraId="42700EB5">
            <w:pPr>
              <w:jc w:val="center"/>
              <w:rPr>
                <w:rFonts w:ascii="Times New Roman" w:hAnsi="Times New Roman" w:eastAsia="宋体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0</w:t>
            </w:r>
            <w:r>
              <w:rPr>
                <w:rFonts w:ascii="Times New Roman" w:hAnsi="Times New Roman"/>
                <w:sz w:val="24"/>
              </w:rPr>
              <w:t>.</w:t>
            </w:r>
            <w:r>
              <w:rPr>
                <w:rFonts w:hint="eastAsia" w:ascii="Times New Roman" w:hAnsi="Times New Roman"/>
                <w:sz w:val="24"/>
              </w:rPr>
              <w:t>28</w:t>
            </w:r>
            <w:r>
              <w:rPr>
                <w:rFonts w:ascii="Times New Roman" w:hAnsi="Times New Roman"/>
                <w:sz w:val="24"/>
              </w:rPr>
              <w:t>-</w:t>
            </w:r>
            <w:r>
              <w:rPr>
                <w:rFonts w:hint="eastAsia" w:ascii="Times New Roman" w:hAnsi="Times New Roman"/>
                <w:sz w:val="24"/>
              </w:rPr>
              <w:t>1</w:t>
            </w:r>
            <w:r>
              <w:rPr>
                <w:rFonts w:ascii="Times New Roman" w:hAnsi="Times New Roman"/>
                <w:sz w:val="24"/>
              </w:rPr>
              <w:t>.</w:t>
            </w:r>
            <w:r>
              <w:rPr>
                <w:rFonts w:hint="eastAsia" w:ascii="Times New Roman" w:hAnsi="Times New Roman"/>
                <w:sz w:val="24"/>
              </w:rPr>
              <w:t>74</w:t>
            </w: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</w:tcPr>
          <w:p w14:paraId="5FF119DB">
            <w:pPr>
              <w:jc w:val="center"/>
              <w:rPr>
                <w:rFonts w:ascii="Times New Roman" w:hAnsi="Times New Roman" w:eastAsia="宋体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0.436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</w:tcPr>
          <w:p w14:paraId="3F79DA2C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475" w:type="pct"/>
            <w:tcBorders>
              <w:top w:val="nil"/>
              <w:left w:val="nil"/>
              <w:bottom w:val="nil"/>
              <w:right w:val="nil"/>
            </w:tcBorders>
          </w:tcPr>
          <w:p w14:paraId="40B3AE3D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</w:tcPr>
          <w:p w14:paraId="48303559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14:paraId="47E54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" w:hRule="atLeast"/>
        </w:trPr>
        <w:tc>
          <w:tcPr>
            <w:tcW w:w="1958" w:type="pct"/>
            <w:tcBorders>
              <w:top w:val="nil"/>
              <w:left w:val="nil"/>
              <w:bottom w:val="nil"/>
              <w:right w:val="nil"/>
            </w:tcBorders>
          </w:tcPr>
          <w:p w14:paraId="2704D2E8">
            <w:pPr>
              <w:jc w:val="left"/>
              <w:rPr>
                <w:rFonts w:ascii="Times New Roman" w:hAnsi="Times New Roman" w:eastAsia="Times New Roman"/>
                <w:sz w:val="24"/>
              </w:rPr>
            </w:pPr>
            <w:r>
              <w:rPr>
                <w:rFonts w:ascii="Times New Roman" w:hAnsi="Times New Roman" w:eastAsia="Times New Roman"/>
                <w:sz w:val="24"/>
              </w:rPr>
              <w:t>Child-Pugh liver function</w:t>
            </w:r>
            <w:r>
              <w:rPr>
                <w:rFonts w:hint="eastAsia"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 w:eastAsia="Times New Roman"/>
                <w:sz w:val="24"/>
              </w:rPr>
              <w:t>(</w:t>
            </w:r>
            <w:r>
              <w:rPr>
                <w:rFonts w:hint="eastAsia" w:ascii="Times New Roman" w:hAnsi="Times New Roman"/>
                <w:sz w:val="24"/>
              </w:rPr>
              <w:t>A</w:t>
            </w:r>
            <w:r>
              <w:rPr>
                <w:rFonts w:ascii="Times New Roman" w:hAnsi="Times New Roman" w:eastAsia="Times New Roman"/>
                <w:sz w:val="24"/>
              </w:rPr>
              <w:t xml:space="preserve"> vs </w:t>
            </w:r>
            <w:r>
              <w:rPr>
                <w:rFonts w:hint="eastAsia" w:ascii="Times New Roman" w:hAnsi="Times New Roman"/>
                <w:sz w:val="24"/>
              </w:rPr>
              <w:t>B</w:t>
            </w:r>
            <w:r>
              <w:rPr>
                <w:rFonts w:ascii="Times New Roman" w:hAnsi="Times New Roman" w:eastAsia="Times New Roman"/>
                <w:sz w:val="24"/>
              </w:rPr>
              <w:t>)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</w:tcPr>
          <w:p w14:paraId="7F1BE352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0</w:t>
            </w:r>
            <w:r>
              <w:rPr>
                <w:rFonts w:ascii="Times New Roman" w:hAnsi="Times New Roman"/>
                <w:sz w:val="24"/>
              </w:rPr>
              <w:t>.</w:t>
            </w:r>
            <w:r>
              <w:rPr>
                <w:rFonts w:hint="eastAsia" w:ascii="Times New Roman" w:hAnsi="Times New Roman"/>
                <w:sz w:val="24"/>
              </w:rPr>
              <w:t>51</w:t>
            </w:r>
          </w:p>
        </w:tc>
        <w:tc>
          <w:tcPr>
            <w:tcW w:w="475" w:type="pct"/>
            <w:tcBorders>
              <w:top w:val="nil"/>
              <w:left w:val="nil"/>
              <w:bottom w:val="nil"/>
              <w:right w:val="nil"/>
            </w:tcBorders>
          </w:tcPr>
          <w:p w14:paraId="6BECC735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0</w:t>
            </w:r>
            <w:r>
              <w:rPr>
                <w:rFonts w:ascii="Times New Roman" w:hAnsi="Times New Roman"/>
                <w:sz w:val="24"/>
              </w:rPr>
              <w:t>.</w:t>
            </w:r>
            <w:r>
              <w:rPr>
                <w:rFonts w:hint="eastAsia" w:ascii="Times New Roman" w:hAnsi="Times New Roman"/>
                <w:sz w:val="24"/>
              </w:rPr>
              <w:t>25</w:t>
            </w:r>
            <w:r>
              <w:rPr>
                <w:rFonts w:ascii="Times New Roman" w:hAnsi="Times New Roman"/>
                <w:sz w:val="24"/>
              </w:rPr>
              <w:t>-</w:t>
            </w:r>
            <w:r>
              <w:rPr>
                <w:rFonts w:hint="eastAsia" w:ascii="Times New Roman" w:hAnsi="Times New Roman"/>
                <w:sz w:val="24"/>
              </w:rPr>
              <w:t>1</w:t>
            </w:r>
            <w:r>
              <w:rPr>
                <w:rFonts w:ascii="Times New Roman" w:hAnsi="Times New Roman"/>
                <w:sz w:val="24"/>
              </w:rPr>
              <w:t>.</w:t>
            </w:r>
            <w:r>
              <w:rPr>
                <w:rFonts w:hint="eastAsia" w:ascii="Times New Roman" w:hAnsi="Times New Roman"/>
                <w:sz w:val="24"/>
              </w:rPr>
              <w:t>05</w:t>
            </w: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</w:tcPr>
          <w:p w14:paraId="75A3375C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0.0</w:t>
            </w:r>
            <w:r>
              <w:rPr>
                <w:rFonts w:hint="eastAsia" w:ascii="Times New Roman" w:hAnsi="Times New Roman"/>
                <w:sz w:val="24"/>
              </w:rPr>
              <w:t>66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</w:tcPr>
          <w:p w14:paraId="118FAF0C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475" w:type="pct"/>
            <w:tcBorders>
              <w:top w:val="nil"/>
              <w:left w:val="nil"/>
              <w:bottom w:val="nil"/>
              <w:right w:val="nil"/>
            </w:tcBorders>
          </w:tcPr>
          <w:p w14:paraId="503B251E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</w:tcPr>
          <w:p w14:paraId="080BCDDD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14:paraId="5DBFF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1958" w:type="pct"/>
            <w:tcBorders>
              <w:top w:val="nil"/>
              <w:left w:val="nil"/>
              <w:bottom w:val="nil"/>
              <w:right w:val="nil"/>
            </w:tcBorders>
          </w:tcPr>
          <w:p w14:paraId="412A3B41">
            <w:pPr>
              <w:jc w:val="left"/>
              <w:rPr>
                <w:rFonts w:ascii="Times New Roman" w:hAnsi="Times New Roman"/>
                <w:sz w:val="24"/>
                <w:lang w:val="fr-FR"/>
              </w:rPr>
            </w:pPr>
            <w:r>
              <w:rPr>
                <w:rFonts w:ascii="Symbol" w:hAnsi="Symbol"/>
                <w:sz w:val="24"/>
                <w:lang w:val="fr-FR"/>
              </w:rPr>
              <w:t></w:t>
            </w:r>
            <w:r>
              <w:rPr>
                <w:rFonts w:ascii="Times New Roman" w:hAnsi="Times New Roman"/>
                <w:sz w:val="24"/>
                <w:lang w:val="fr-FR"/>
              </w:rPr>
              <w:t xml:space="preserve">-fetoprotein </w:t>
            </w:r>
            <w:r>
              <w:rPr>
                <w:rFonts w:ascii="Times New Roman" w:hAnsi="Times New Roman" w:eastAsia="Times New Roman"/>
                <w:sz w:val="24"/>
                <w:lang w:val="fr-FR"/>
              </w:rPr>
              <w:t>(</w:t>
            </w:r>
            <w:r>
              <w:rPr>
                <w:rFonts w:ascii="Times New Roman" w:hAnsi="Times New Roman"/>
                <w:sz w:val="24"/>
                <w:lang w:val="fr-FR"/>
              </w:rPr>
              <w:t>&lt;400</w:t>
            </w:r>
            <w:r>
              <w:rPr>
                <w:rFonts w:ascii="Times New Roman" w:hAnsi="Times New Roman" w:eastAsia="Times New Roman"/>
                <w:sz w:val="24"/>
                <w:lang w:val="fr-FR"/>
              </w:rPr>
              <w:t xml:space="preserve"> vs</w:t>
            </w:r>
            <w:r>
              <w:rPr>
                <w:rFonts w:hint="eastAsia" w:ascii="Times New Roman" w:hAnsi="Times New Roman" w:eastAsia="宋体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  <w:lang w:val="fr-FR"/>
              </w:rPr>
              <w:t xml:space="preserve">≥400 </w:t>
            </w:r>
            <w:r>
              <w:rPr>
                <w:rFonts w:hint="eastAsia" w:ascii="Times New Roman" w:hAnsi="Times New Roman"/>
                <w:sz w:val="24"/>
              </w:rPr>
              <w:t>ng</w:t>
            </w:r>
            <w:r>
              <w:rPr>
                <w:rFonts w:ascii="Times New Roman" w:hAnsi="Times New Roman"/>
                <w:sz w:val="24"/>
                <w:lang w:val="fr-FR"/>
              </w:rPr>
              <w:t>/ml</w:t>
            </w:r>
            <w:r>
              <w:rPr>
                <w:rFonts w:ascii="Times New Roman" w:hAnsi="Times New Roman" w:eastAsia="Times New Roman"/>
                <w:sz w:val="24"/>
                <w:lang w:val="fr-FR"/>
              </w:rPr>
              <w:t>)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</w:tcPr>
          <w:p w14:paraId="0C300F72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0</w:t>
            </w:r>
            <w:r>
              <w:rPr>
                <w:rFonts w:ascii="Times New Roman" w:hAnsi="Times New Roman"/>
                <w:sz w:val="24"/>
              </w:rPr>
              <w:t>.</w:t>
            </w:r>
            <w:r>
              <w:rPr>
                <w:rFonts w:hint="eastAsia" w:ascii="Times New Roman" w:hAnsi="Times New Roman"/>
                <w:sz w:val="24"/>
              </w:rPr>
              <w:t>95</w:t>
            </w:r>
          </w:p>
        </w:tc>
        <w:tc>
          <w:tcPr>
            <w:tcW w:w="475" w:type="pct"/>
            <w:tcBorders>
              <w:top w:val="nil"/>
              <w:left w:val="nil"/>
              <w:bottom w:val="nil"/>
              <w:right w:val="nil"/>
            </w:tcBorders>
          </w:tcPr>
          <w:p w14:paraId="2ACD524C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0</w:t>
            </w:r>
            <w:r>
              <w:rPr>
                <w:rFonts w:ascii="Times New Roman" w:hAnsi="Times New Roman"/>
                <w:sz w:val="24"/>
              </w:rPr>
              <w:t>.</w:t>
            </w:r>
            <w:r>
              <w:rPr>
                <w:rFonts w:hint="eastAsia" w:ascii="Times New Roman" w:hAnsi="Times New Roman"/>
                <w:sz w:val="24"/>
              </w:rPr>
              <w:t>57</w:t>
            </w:r>
            <w:r>
              <w:rPr>
                <w:rFonts w:ascii="Times New Roman" w:hAnsi="Times New Roman"/>
                <w:sz w:val="24"/>
              </w:rPr>
              <w:t>-</w:t>
            </w:r>
            <w:r>
              <w:rPr>
                <w:rFonts w:hint="eastAsia" w:ascii="Times New Roman" w:hAnsi="Times New Roman"/>
                <w:sz w:val="24"/>
              </w:rPr>
              <w:t>1</w:t>
            </w:r>
            <w:r>
              <w:rPr>
                <w:rFonts w:ascii="Times New Roman" w:hAnsi="Times New Roman"/>
                <w:sz w:val="24"/>
              </w:rPr>
              <w:t>.</w:t>
            </w:r>
            <w:r>
              <w:rPr>
                <w:rFonts w:hint="eastAsia" w:ascii="Times New Roman" w:hAnsi="Times New Roman"/>
                <w:sz w:val="24"/>
              </w:rPr>
              <w:t>94</w:t>
            </w: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</w:tcPr>
          <w:p w14:paraId="21DAE4D5">
            <w:pPr>
              <w:jc w:val="center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</w:t>
            </w:r>
            <w:r>
              <w:rPr>
                <w:rFonts w:hint="eastAsia" w:ascii="Times New Roman" w:hAnsi="Times New Roman"/>
                <w:sz w:val="24"/>
              </w:rPr>
              <w:t>796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</w:tcPr>
          <w:p w14:paraId="65899432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475" w:type="pct"/>
            <w:tcBorders>
              <w:top w:val="nil"/>
              <w:left w:val="nil"/>
              <w:bottom w:val="nil"/>
              <w:right w:val="nil"/>
            </w:tcBorders>
          </w:tcPr>
          <w:p w14:paraId="6A0733AE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</w:tcPr>
          <w:p w14:paraId="31567B2B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14:paraId="541C9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1958" w:type="pct"/>
            <w:tcBorders>
              <w:top w:val="nil"/>
              <w:left w:val="nil"/>
              <w:bottom w:val="nil"/>
              <w:right w:val="nil"/>
            </w:tcBorders>
          </w:tcPr>
          <w:p w14:paraId="29378FB2">
            <w:pPr>
              <w:jc w:val="left"/>
              <w:rPr>
                <w:rFonts w:ascii="Times New Roman" w:hAnsi="Times New Roman"/>
                <w:sz w:val="24"/>
                <w:lang w:val="de-DE"/>
              </w:rPr>
            </w:pPr>
            <w:r>
              <w:rPr>
                <w:rFonts w:ascii="Times New Roman" w:hAnsi="Times New Roman"/>
                <w:sz w:val="24"/>
                <w:lang w:val="de-DE"/>
              </w:rPr>
              <w:t xml:space="preserve">Maximum tumor diameter </w:t>
            </w:r>
            <w:r>
              <w:rPr>
                <w:rFonts w:ascii="Times New Roman" w:hAnsi="Times New Roman" w:eastAsia="Times New Roman"/>
                <w:sz w:val="24"/>
                <w:lang w:val="de-DE"/>
              </w:rPr>
              <w:t>(</w:t>
            </w:r>
            <w:r>
              <w:rPr>
                <w:rFonts w:ascii="Times New Roman" w:hAnsi="Times New Roman"/>
                <w:sz w:val="24"/>
                <w:lang w:val="de-DE"/>
              </w:rPr>
              <w:t>&lt; 10</w:t>
            </w:r>
            <w:r>
              <w:rPr>
                <w:rFonts w:ascii="Times New Roman" w:hAnsi="Times New Roman" w:eastAsia="Times New Roman"/>
                <w:sz w:val="24"/>
                <w:lang w:val="de-DE"/>
              </w:rPr>
              <w:t xml:space="preserve"> vs </w:t>
            </w:r>
            <w:r>
              <w:rPr>
                <w:rFonts w:ascii="Times New Roman" w:hAnsi="Times New Roman"/>
                <w:sz w:val="24"/>
                <w:lang w:val="de-DE"/>
              </w:rPr>
              <w:t>≥10 cm</w:t>
            </w:r>
            <w:r>
              <w:rPr>
                <w:rFonts w:ascii="Times New Roman" w:hAnsi="Times New Roman" w:eastAsia="Times New Roman"/>
                <w:sz w:val="24"/>
                <w:lang w:val="de-DE"/>
              </w:rPr>
              <w:t>)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</w:tcPr>
          <w:p w14:paraId="53906B1E">
            <w:pPr>
              <w:jc w:val="center"/>
              <w:rPr>
                <w:rFonts w:ascii="Times New Roman" w:hAnsi="Times New Roman"/>
                <w:sz w:val="24"/>
                <w:lang w:val="de-DE"/>
              </w:rPr>
            </w:pPr>
            <w:r>
              <w:rPr>
                <w:rFonts w:ascii="Times New Roman" w:hAnsi="Times New Roman"/>
                <w:sz w:val="24"/>
                <w:lang w:val="de-DE"/>
              </w:rPr>
              <w:t>0.79</w:t>
            </w:r>
          </w:p>
        </w:tc>
        <w:tc>
          <w:tcPr>
            <w:tcW w:w="475" w:type="pct"/>
            <w:tcBorders>
              <w:top w:val="nil"/>
              <w:left w:val="nil"/>
              <w:bottom w:val="nil"/>
              <w:right w:val="nil"/>
            </w:tcBorders>
          </w:tcPr>
          <w:p w14:paraId="666A345D">
            <w:pPr>
              <w:jc w:val="center"/>
              <w:rPr>
                <w:rFonts w:ascii="Times New Roman" w:hAnsi="Times New Roman"/>
                <w:sz w:val="24"/>
                <w:lang w:val="de-DE"/>
              </w:rPr>
            </w:pPr>
            <w:r>
              <w:rPr>
                <w:rFonts w:ascii="Times New Roman" w:hAnsi="Times New Roman"/>
                <w:sz w:val="24"/>
                <w:lang w:val="de-DE"/>
              </w:rPr>
              <w:t>0.48-1.30</w:t>
            </w: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</w:tcPr>
          <w:p w14:paraId="1367C528">
            <w:pPr>
              <w:jc w:val="center"/>
              <w:rPr>
                <w:rFonts w:ascii="Times New Roman" w:hAnsi="Times New Roman" w:eastAsia="宋体"/>
                <w:sz w:val="24"/>
                <w:lang w:val="de-DE"/>
              </w:rPr>
            </w:pPr>
            <w:r>
              <w:rPr>
                <w:rFonts w:ascii="Times New Roman" w:hAnsi="Times New Roman"/>
                <w:sz w:val="24"/>
                <w:lang w:val="de-DE"/>
              </w:rPr>
              <w:t>0.353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</w:tcPr>
          <w:p w14:paraId="0F033C31">
            <w:pPr>
              <w:jc w:val="center"/>
              <w:rPr>
                <w:rFonts w:ascii="Times New Roman" w:hAnsi="Times New Roman"/>
                <w:sz w:val="24"/>
                <w:lang w:val="de-DE"/>
              </w:rPr>
            </w:pPr>
          </w:p>
        </w:tc>
        <w:tc>
          <w:tcPr>
            <w:tcW w:w="475" w:type="pct"/>
            <w:tcBorders>
              <w:top w:val="nil"/>
              <w:left w:val="nil"/>
              <w:bottom w:val="nil"/>
              <w:right w:val="nil"/>
            </w:tcBorders>
          </w:tcPr>
          <w:p w14:paraId="0A28E12C">
            <w:pPr>
              <w:jc w:val="center"/>
              <w:rPr>
                <w:rFonts w:ascii="Times New Roman" w:hAnsi="Times New Roman"/>
                <w:sz w:val="24"/>
                <w:lang w:val="de-DE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</w:tcPr>
          <w:p w14:paraId="5D52FF64">
            <w:pPr>
              <w:jc w:val="center"/>
              <w:rPr>
                <w:rFonts w:ascii="Times New Roman" w:hAnsi="Times New Roman"/>
                <w:sz w:val="24"/>
                <w:lang w:val="de-DE"/>
              </w:rPr>
            </w:pPr>
          </w:p>
        </w:tc>
      </w:tr>
      <w:tr w14:paraId="25EBE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1958" w:type="pct"/>
            <w:tcBorders>
              <w:top w:val="nil"/>
              <w:left w:val="nil"/>
              <w:bottom w:val="nil"/>
              <w:right w:val="nil"/>
            </w:tcBorders>
          </w:tcPr>
          <w:p w14:paraId="680742C0">
            <w:pPr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Tumor number</w:t>
            </w:r>
            <w:r>
              <w:rPr>
                <w:rFonts w:hint="eastAsia"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 w:eastAsia="Times New Roman"/>
                <w:sz w:val="24"/>
              </w:rPr>
              <w:t>(</w:t>
            </w:r>
            <w:r>
              <w:rPr>
                <w:rFonts w:hint="eastAsia" w:ascii="Times New Roman" w:hAnsi="Times New Roman"/>
                <w:sz w:val="24"/>
              </w:rPr>
              <w:t>s</w:t>
            </w:r>
            <w:r>
              <w:rPr>
                <w:rFonts w:ascii="Times New Roman" w:hAnsi="Times New Roman"/>
                <w:sz w:val="24"/>
              </w:rPr>
              <w:t>ingle</w:t>
            </w:r>
            <w:r>
              <w:rPr>
                <w:rFonts w:ascii="Times New Roman" w:hAnsi="Times New Roman" w:eastAsia="Times New Roman"/>
                <w:sz w:val="24"/>
              </w:rPr>
              <w:t xml:space="preserve"> vs </w:t>
            </w:r>
            <w:r>
              <w:rPr>
                <w:rFonts w:hint="eastAsia" w:ascii="Times New Roman" w:hAnsi="Times New Roman"/>
                <w:sz w:val="24"/>
              </w:rPr>
              <w:t>m</w:t>
            </w:r>
            <w:r>
              <w:rPr>
                <w:rFonts w:ascii="Times New Roman" w:hAnsi="Times New Roman"/>
                <w:sz w:val="24"/>
              </w:rPr>
              <w:t>ultiple</w:t>
            </w:r>
            <w:r>
              <w:rPr>
                <w:rFonts w:ascii="Times New Roman" w:hAnsi="Times New Roman" w:eastAsia="Times New Roman"/>
                <w:sz w:val="24"/>
              </w:rPr>
              <w:t>)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</w:tcPr>
          <w:p w14:paraId="7998AD5E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0</w:t>
            </w:r>
            <w:r>
              <w:rPr>
                <w:rFonts w:ascii="Times New Roman" w:hAnsi="Times New Roman"/>
                <w:sz w:val="24"/>
              </w:rPr>
              <w:t>.</w:t>
            </w:r>
            <w:r>
              <w:rPr>
                <w:rFonts w:hint="eastAsia" w:ascii="Times New Roman" w:hAnsi="Times New Roman"/>
                <w:sz w:val="24"/>
              </w:rPr>
              <w:t>81</w:t>
            </w:r>
          </w:p>
        </w:tc>
        <w:tc>
          <w:tcPr>
            <w:tcW w:w="475" w:type="pct"/>
            <w:tcBorders>
              <w:top w:val="nil"/>
              <w:left w:val="nil"/>
              <w:bottom w:val="nil"/>
              <w:right w:val="nil"/>
            </w:tcBorders>
          </w:tcPr>
          <w:p w14:paraId="713FE562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0</w:t>
            </w:r>
            <w:r>
              <w:rPr>
                <w:rFonts w:ascii="Times New Roman" w:hAnsi="Times New Roman"/>
                <w:sz w:val="24"/>
              </w:rPr>
              <w:t>.</w:t>
            </w:r>
            <w:r>
              <w:rPr>
                <w:rFonts w:hint="eastAsia" w:ascii="Times New Roman" w:hAnsi="Times New Roman"/>
                <w:sz w:val="24"/>
              </w:rPr>
              <w:t>50</w:t>
            </w:r>
            <w:r>
              <w:rPr>
                <w:rFonts w:ascii="Times New Roman" w:hAnsi="Times New Roman"/>
                <w:sz w:val="24"/>
              </w:rPr>
              <w:t>-</w:t>
            </w:r>
            <w:r>
              <w:rPr>
                <w:rFonts w:hint="eastAsia" w:ascii="Times New Roman" w:hAnsi="Times New Roman"/>
                <w:sz w:val="24"/>
              </w:rPr>
              <w:t>1</w:t>
            </w:r>
            <w:r>
              <w:rPr>
                <w:rFonts w:ascii="Times New Roman" w:hAnsi="Times New Roman"/>
                <w:sz w:val="24"/>
              </w:rPr>
              <w:t>.</w:t>
            </w:r>
            <w:r>
              <w:rPr>
                <w:rFonts w:hint="eastAsia" w:ascii="Times New Roman" w:hAnsi="Times New Roman"/>
                <w:sz w:val="24"/>
              </w:rPr>
              <w:t>33</w:t>
            </w: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</w:tcPr>
          <w:p w14:paraId="3B4FD2B8">
            <w:pPr>
              <w:jc w:val="center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</w:t>
            </w:r>
            <w:r>
              <w:rPr>
                <w:rFonts w:hint="eastAsia" w:ascii="Times New Roman" w:hAnsi="Times New Roman"/>
                <w:sz w:val="24"/>
              </w:rPr>
              <w:t>413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</w:tcPr>
          <w:p w14:paraId="0053A8E6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475" w:type="pct"/>
            <w:tcBorders>
              <w:top w:val="nil"/>
              <w:left w:val="nil"/>
              <w:bottom w:val="nil"/>
              <w:right w:val="nil"/>
            </w:tcBorders>
          </w:tcPr>
          <w:p w14:paraId="2483410B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</w:tcPr>
          <w:p w14:paraId="5A631365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14:paraId="4CD22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1958" w:type="pct"/>
            <w:tcBorders>
              <w:top w:val="nil"/>
              <w:left w:val="nil"/>
              <w:bottom w:val="nil"/>
              <w:right w:val="nil"/>
            </w:tcBorders>
          </w:tcPr>
          <w:p w14:paraId="6719F7D7">
            <w:pPr>
              <w:widowControl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eastAsia="OTNEJMScalaSansLF"/>
                <w:kern w:val="0"/>
                <w:sz w:val="24"/>
              </w:rPr>
              <w:t>Macrovascular invasion</w:t>
            </w:r>
            <w:r>
              <w:rPr>
                <w:rFonts w:hint="eastAsia" w:ascii="Times New Roman" w:hAnsi="Times New Roman" w:eastAsia="OTNEJMScalaSansLF"/>
                <w:kern w:val="0"/>
                <w:sz w:val="24"/>
              </w:rPr>
              <w:t xml:space="preserve"> </w:t>
            </w:r>
            <w:r>
              <w:rPr>
                <w:rFonts w:ascii="Times New Roman" w:hAnsi="Times New Roman" w:eastAsia="Times New Roman"/>
                <w:sz w:val="24"/>
              </w:rPr>
              <w:t>(</w:t>
            </w:r>
            <w:r>
              <w:rPr>
                <w:rFonts w:hint="eastAsia" w:ascii="Times New Roman" w:hAnsi="Times New Roman"/>
                <w:sz w:val="24"/>
              </w:rPr>
              <w:t>absent</w:t>
            </w:r>
            <w:r>
              <w:rPr>
                <w:rFonts w:ascii="Times New Roman" w:hAnsi="Times New Roman" w:eastAsia="Times New Roman"/>
                <w:sz w:val="24"/>
              </w:rPr>
              <w:t xml:space="preserve"> vs </w:t>
            </w:r>
            <w:r>
              <w:rPr>
                <w:rFonts w:hint="eastAsia" w:ascii="Times New Roman" w:hAnsi="Times New Roman" w:eastAsia="宋体"/>
                <w:sz w:val="24"/>
              </w:rPr>
              <w:t>present</w:t>
            </w:r>
            <w:r>
              <w:rPr>
                <w:rFonts w:ascii="Times New Roman" w:hAnsi="Times New Roman" w:eastAsia="Times New Roman"/>
                <w:sz w:val="24"/>
              </w:rPr>
              <w:t>)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</w:tcPr>
          <w:p w14:paraId="6A45ED3C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0</w:t>
            </w:r>
            <w:r>
              <w:rPr>
                <w:rFonts w:ascii="Times New Roman" w:hAnsi="Times New Roman"/>
                <w:sz w:val="24"/>
              </w:rPr>
              <w:t>.</w:t>
            </w:r>
            <w:r>
              <w:rPr>
                <w:rFonts w:hint="eastAsia" w:ascii="Times New Roman" w:hAnsi="Times New Roman"/>
                <w:sz w:val="24"/>
              </w:rPr>
              <w:t>73</w:t>
            </w:r>
          </w:p>
        </w:tc>
        <w:tc>
          <w:tcPr>
            <w:tcW w:w="475" w:type="pct"/>
            <w:tcBorders>
              <w:top w:val="nil"/>
              <w:left w:val="nil"/>
              <w:bottom w:val="nil"/>
              <w:right w:val="nil"/>
            </w:tcBorders>
          </w:tcPr>
          <w:p w14:paraId="17AB19D9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0</w:t>
            </w:r>
            <w:r>
              <w:rPr>
                <w:rFonts w:ascii="Times New Roman" w:hAnsi="Times New Roman"/>
                <w:sz w:val="24"/>
              </w:rPr>
              <w:t>.</w:t>
            </w:r>
            <w:r>
              <w:rPr>
                <w:rFonts w:hint="eastAsia" w:ascii="Times New Roman" w:hAnsi="Times New Roman"/>
                <w:sz w:val="24"/>
              </w:rPr>
              <w:t>44</w:t>
            </w:r>
            <w:r>
              <w:rPr>
                <w:rFonts w:ascii="Times New Roman" w:hAnsi="Times New Roman"/>
                <w:sz w:val="24"/>
              </w:rPr>
              <w:t>-</w:t>
            </w:r>
            <w:r>
              <w:rPr>
                <w:rFonts w:hint="eastAsia" w:ascii="Times New Roman" w:hAnsi="Times New Roman"/>
                <w:sz w:val="24"/>
              </w:rPr>
              <w:t>1</w:t>
            </w:r>
            <w:r>
              <w:rPr>
                <w:rFonts w:ascii="Times New Roman" w:hAnsi="Times New Roman"/>
                <w:sz w:val="24"/>
              </w:rPr>
              <w:t>.</w:t>
            </w:r>
            <w:r>
              <w:rPr>
                <w:rFonts w:hint="eastAsia" w:ascii="Times New Roman" w:hAnsi="Times New Roman"/>
                <w:sz w:val="24"/>
              </w:rPr>
              <w:t>24</w:t>
            </w: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</w:tcPr>
          <w:p w14:paraId="1A0B67C3">
            <w:pPr>
              <w:jc w:val="center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</w:t>
            </w:r>
            <w:r>
              <w:rPr>
                <w:rFonts w:hint="eastAsia" w:ascii="Times New Roman" w:hAnsi="Times New Roman"/>
                <w:sz w:val="24"/>
              </w:rPr>
              <w:t>247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</w:tcPr>
          <w:p w14:paraId="429853B8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475" w:type="pct"/>
            <w:tcBorders>
              <w:top w:val="nil"/>
              <w:left w:val="nil"/>
              <w:bottom w:val="nil"/>
              <w:right w:val="nil"/>
            </w:tcBorders>
          </w:tcPr>
          <w:p w14:paraId="68D0964E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</w:tcPr>
          <w:p w14:paraId="25230DB9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14:paraId="7B51E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1958" w:type="pct"/>
            <w:tcBorders>
              <w:top w:val="nil"/>
              <w:left w:val="nil"/>
              <w:bottom w:val="nil"/>
              <w:right w:val="nil"/>
            </w:tcBorders>
          </w:tcPr>
          <w:p w14:paraId="364CCD1E">
            <w:pPr>
              <w:widowControl/>
              <w:jc w:val="left"/>
              <w:rPr>
                <w:rFonts w:ascii="Times New Roman" w:hAnsi="Times New Roman" w:eastAsia="OTNEJMScalaSansLF"/>
                <w:kern w:val="0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Extrahepatic metastasis</w:t>
            </w:r>
            <w:r>
              <w:rPr>
                <w:rFonts w:ascii="Times New Roman" w:hAnsi="Times New Roman" w:eastAsia="OTNEJMScalaSansLF"/>
                <w:kern w:val="0"/>
                <w:sz w:val="24"/>
              </w:rPr>
              <w:t xml:space="preserve"> </w:t>
            </w:r>
            <w:r>
              <w:rPr>
                <w:rFonts w:ascii="Times New Roman" w:hAnsi="Times New Roman" w:eastAsia="Times New Roman"/>
                <w:sz w:val="24"/>
              </w:rPr>
              <w:t>(</w:t>
            </w:r>
            <w:r>
              <w:rPr>
                <w:rFonts w:hint="eastAsia" w:ascii="Times New Roman" w:hAnsi="Times New Roman"/>
                <w:sz w:val="24"/>
              </w:rPr>
              <w:t>absent</w:t>
            </w:r>
            <w:r>
              <w:rPr>
                <w:rFonts w:ascii="Times New Roman" w:hAnsi="Times New Roman" w:eastAsia="Times New Roman"/>
                <w:sz w:val="24"/>
              </w:rPr>
              <w:t xml:space="preserve"> vs </w:t>
            </w:r>
            <w:r>
              <w:rPr>
                <w:rFonts w:hint="eastAsia" w:ascii="Times New Roman" w:hAnsi="Times New Roman"/>
                <w:sz w:val="24"/>
              </w:rPr>
              <w:t>present</w:t>
            </w:r>
            <w:r>
              <w:rPr>
                <w:rFonts w:ascii="Times New Roman" w:hAnsi="Times New Roman" w:eastAsia="Times New Roman"/>
                <w:sz w:val="24"/>
              </w:rPr>
              <w:t>)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</w:tcPr>
          <w:p w14:paraId="3B65BB7C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0</w:t>
            </w:r>
            <w:r>
              <w:rPr>
                <w:rFonts w:ascii="Times New Roman" w:hAnsi="Times New Roman"/>
                <w:sz w:val="24"/>
              </w:rPr>
              <w:t>.</w:t>
            </w:r>
            <w:r>
              <w:rPr>
                <w:rFonts w:hint="eastAsia" w:ascii="Times New Roman" w:hAnsi="Times New Roman"/>
                <w:sz w:val="24"/>
              </w:rPr>
              <w:t>62</w:t>
            </w:r>
          </w:p>
        </w:tc>
        <w:tc>
          <w:tcPr>
            <w:tcW w:w="475" w:type="pct"/>
            <w:tcBorders>
              <w:top w:val="nil"/>
              <w:left w:val="nil"/>
              <w:bottom w:val="nil"/>
              <w:right w:val="nil"/>
            </w:tcBorders>
          </w:tcPr>
          <w:p w14:paraId="48D657BE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0</w:t>
            </w:r>
            <w:r>
              <w:rPr>
                <w:rFonts w:ascii="Times New Roman" w:hAnsi="Times New Roman"/>
                <w:sz w:val="24"/>
              </w:rPr>
              <w:t>.</w:t>
            </w:r>
            <w:r>
              <w:rPr>
                <w:rFonts w:hint="eastAsia" w:ascii="Times New Roman" w:hAnsi="Times New Roman"/>
                <w:sz w:val="24"/>
              </w:rPr>
              <w:t>33</w:t>
            </w:r>
            <w:r>
              <w:rPr>
                <w:rFonts w:ascii="Times New Roman" w:hAnsi="Times New Roman"/>
                <w:sz w:val="24"/>
              </w:rPr>
              <w:t>-</w:t>
            </w:r>
            <w:r>
              <w:rPr>
                <w:rFonts w:hint="eastAsia" w:ascii="Times New Roman" w:hAnsi="Times New Roman"/>
                <w:sz w:val="24"/>
              </w:rPr>
              <w:t>1</w:t>
            </w:r>
            <w:r>
              <w:rPr>
                <w:rFonts w:ascii="Times New Roman" w:hAnsi="Times New Roman"/>
                <w:sz w:val="24"/>
              </w:rPr>
              <w:t>.</w:t>
            </w:r>
            <w:r>
              <w:rPr>
                <w:rFonts w:hint="eastAsia" w:ascii="Times New Roman" w:hAnsi="Times New Roman"/>
                <w:sz w:val="24"/>
              </w:rPr>
              <w:t>16</w:t>
            </w: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</w:tcPr>
          <w:p w14:paraId="61F0E9BD">
            <w:pPr>
              <w:jc w:val="center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</w:t>
            </w:r>
            <w:r>
              <w:rPr>
                <w:rFonts w:hint="eastAsia" w:ascii="Times New Roman" w:hAnsi="Times New Roman"/>
                <w:sz w:val="24"/>
              </w:rPr>
              <w:t>131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</w:tcPr>
          <w:p w14:paraId="7243F011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475" w:type="pct"/>
            <w:tcBorders>
              <w:top w:val="nil"/>
              <w:left w:val="nil"/>
              <w:bottom w:val="nil"/>
              <w:right w:val="nil"/>
            </w:tcBorders>
          </w:tcPr>
          <w:p w14:paraId="335DB868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</w:tcPr>
          <w:p w14:paraId="2D784DEA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14:paraId="40F4D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1958" w:type="pct"/>
            <w:tcBorders>
              <w:top w:val="nil"/>
              <w:left w:val="nil"/>
              <w:bottom w:val="nil"/>
              <w:right w:val="nil"/>
            </w:tcBorders>
          </w:tcPr>
          <w:p w14:paraId="0FE0EA88">
            <w:pPr>
              <w:widowControl/>
              <w:jc w:val="left"/>
              <w:rPr>
                <w:rFonts w:ascii="Times New Roman" w:hAnsi="Times New Roman" w:eastAsia="宋体"/>
                <w:kern w:val="0"/>
                <w:szCs w:val="21"/>
              </w:rPr>
            </w:pPr>
            <w:r>
              <w:rPr>
                <w:rFonts w:hint="eastAsia" w:ascii="Times New Roman" w:hAnsi="Times New Roman"/>
                <w:kern w:val="0"/>
                <w:szCs w:val="21"/>
              </w:rPr>
              <w:t>Combination (TACE vs HAIC)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</w:tcPr>
          <w:p w14:paraId="42922AD0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1.15</w:t>
            </w:r>
          </w:p>
        </w:tc>
        <w:tc>
          <w:tcPr>
            <w:tcW w:w="475" w:type="pct"/>
            <w:tcBorders>
              <w:top w:val="nil"/>
              <w:left w:val="nil"/>
              <w:bottom w:val="nil"/>
              <w:right w:val="nil"/>
            </w:tcBorders>
          </w:tcPr>
          <w:p w14:paraId="7C814B5F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0.92-1.44</w:t>
            </w: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</w:tcPr>
          <w:p w14:paraId="0735653D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0.227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</w:tcPr>
          <w:p w14:paraId="26799407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475" w:type="pct"/>
            <w:tcBorders>
              <w:top w:val="nil"/>
              <w:left w:val="nil"/>
              <w:bottom w:val="nil"/>
              <w:right w:val="nil"/>
            </w:tcBorders>
          </w:tcPr>
          <w:p w14:paraId="2130933B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</w:tcPr>
          <w:p w14:paraId="5F8D0B3C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14:paraId="1AE26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1958" w:type="pct"/>
            <w:tcBorders>
              <w:top w:val="nil"/>
              <w:left w:val="nil"/>
              <w:bottom w:val="nil"/>
              <w:right w:val="nil"/>
            </w:tcBorders>
          </w:tcPr>
          <w:p w14:paraId="0CE650DD">
            <w:pPr>
              <w:widowControl/>
              <w:jc w:val="left"/>
              <w:rPr>
                <w:rFonts w:ascii="Times New Roman" w:hAnsi="Times New Roman" w:eastAsia="宋体"/>
                <w:kern w:val="0"/>
                <w:szCs w:val="21"/>
              </w:rPr>
            </w:pPr>
            <w:r>
              <w:rPr>
                <w:rFonts w:hint="eastAsia" w:ascii="Times New Roman" w:hAnsi="Times New Roman"/>
                <w:kern w:val="0"/>
                <w:szCs w:val="21"/>
              </w:rPr>
              <w:t xml:space="preserve">Combined with </w:t>
            </w:r>
            <w:r>
              <w:rPr>
                <w:rFonts w:ascii="Times New Roman" w:hAnsi="Times New Roman" w:eastAsia="宋体" w:cs="Times New Roman"/>
                <w:sz w:val="22"/>
                <w:szCs w:val="22"/>
                <w:lang w:bidi="ar"/>
              </w:rPr>
              <w:t>anti-angiogenic agents</w:t>
            </w:r>
            <w:r>
              <w:rPr>
                <w:rFonts w:hint="eastAsia" w:ascii="Times New Roman" w:hAnsi="Times New Roman" w:eastAsia="宋体"/>
                <w:kern w:val="0"/>
                <w:sz w:val="24"/>
              </w:rPr>
              <w:t xml:space="preserve"> </w:t>
            </w:r>
            <w:r>
              <w:rPr>
                <w:rFonts w:ascii="Times New Roman" w:hAnsi="Times New Roman" w:eastAsia="Times New Roman"/>
                <w:sz w:val="24"/>
              </w:rPr>
              <w:t>(</w:t>
            </w:r>
            <w:r>
              <w:rPr>
                <w:rFonts w:hint="eastAsia" w:ascii="Times New Roman" w:hAnsi="Times New Roman" w:eastAsia="宋体"/>
                <w:sz w:val="24"/>
              </w:rPr>
              <w:t>yes</w:t>
            </w:r>
            <w:r>
              <w:rPr>
                <w:rFonts w:ascii="Times New Roman" w:hAnsi="Times New Roman" w:eastAsia="Times New Roman"/>
                <w:sz w:val="24"/>
              </w:rPr>
              <w:t xml:space="preserve"> vs </w:t>
            </w:r>
            <w:r>
              <w:rPr>
                <w:rFonts w:hint="eastAsia" w:ascii="Times New Roman" w:hAnsi="Times New Roman" w:eastAsia="宋体"/>
                <w:sz w:val="24"/>
              </w:rPr>
              <w:t>no</w:t>
            </w:r>
            <w:r>
              <w:rPr>
                <w:rFonts w:ascii="Times New Roman" w:hAnsi="Times New Roman" w:eastAsia="Times New Roman"/>
                <w:sz w:val="24"/>
              </w:rPr>
              <w:t>)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</w:tcPr>
          <w:p w14:paraId="7AB8E1AF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0.87</w:t>
            </w:r>
          </w:p>
        </w:tc>
        <w:tc>
          <w:tcPr>
            <w:tcW w:w="475" w:type="pct"/>
            <w:tcBorders>
              <w:top w:val="nil"/>
              <w:left w:val="nil"/>
              <w:bottom w:val="nil"/>
              <w:right w:val="nil"/>
            </w:tcBorders>
          </w:tcPr>
          <w:p w14:paraId="21B6E7A5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0.71-1.06</w:t>
            </w: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</w:tcPr>
          <w:p w14:paraId="00E15C2B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0.159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</w:tcPr>
          <w:p w14:paraId="60998C13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475" w:type="pct"/>
            <w:tcBorders>
              <w:top w:val="nil"/>
              <w:left w:val="nil"/>
              <w:bottom w:val="nil"/>
              <w:right w:val="nil"/>
            </w:tcBorders>
          </w:tcPr>
          <w:p w14:paraId="7D9FA66B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</w:tcPr>
          <w:p w14:paraId="70C0434A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14:paraId="36FC3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958" w:type="pct"/>
            <w:tcBorders>
              <w:top w:val="nil"/>
              <w:left w:val="nil"/>
              <w:bottom w:val="nil"/>
              <w:right w:val="nil"/>
            </w:tcBorders>
          </w:tcPr>
          <w:p w14:paraId="7AB49E99">
            <w:pPr>
              <w:widowControl/>
              <w:jc w:val="left"/>
              <w:rPr>
                <w:rFonts w:ascii="Times New Roman" w:hAnsi="Times New Roman" w:eastAsia="OTNEJMScalaSansLF"/>
                <w:kern w:val="0"/>
                <w:sz w:val="24"/>
              </w:rPr>
            </w:pPr>
            <w:r>
              <w:rPr>
                <w:rFonts w:hint="eastAsia" w:ascii="Times New Roman" w:hAnsi="Times New Roman"/>
                <w:b/>
                <w:bCs/>
                <w:sz w:val="24"/>
              </w:rPr>
              <w:t>Recurrence-free survival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</w:tcPr>
          <w:p w14:paraId="7E355B33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475" w:type="pct"/>
            <w:tcBorders>
              <w:top w:val="nil"/>
              <w:left w:val="nil"/>
              <w:bottom w:val="nil"/>
              <w:right w:val="nil"/>
            </w:tcBorders>
          </w:tcPr>
          <w:p w14:paraId="5FF8AB09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</w:tcPr>
          <w:p w14:paraId="61C66DAE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</w:tcPr>
          <w:p w14:paraId="146A9E41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475" w:type="pct"/>
            <w:tcBorders>
              <w:top w:val="nil"/>
              <w:left w:val="nil"/>
              <w:bottom w:val="nil"/>
              <w:right w:val="nil"/>
            </w:tcBorders>
          </w:tcPr>
          <w:p w14:paraId="5945E89F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</w:tcPr>
          <w:p w14:paraId="69FA00C3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14:paraId="7F7BB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958" w:type="pct"/>
            <w:tcBorders>
              <w:top w:val="nil"/>
              <w:left w:val="nil"/>
              <w:bottom w:val="nil"/>
              <w:right w:val="nil"/>
            </w:tcBorders>
          </w:tcPr>
          <w:p w14:paraId="044AB680">
            <w:pPr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 xml:space="preserve">Clinical </w:t>
            </w:r>
            <w:r>
              <w:rPr>
                <w:rFonts w:ascii="Times New Roman" w:hAnsi="Times New Roman" w:cs="Times New Roman"/>
                <w:sz w:val="24"/>
              </w:rPr>
              <w:t>complete</w:t>
            </w:r>
            <w:r>
              <w:rPr>
                <w:rFonts w:hint="eastAsia"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response</w:t>
            </w:r>
            <w:r>
              <w:rPr>
                <w:rFonts w:hint="eastAsia" w:ascii="Times New Roman" w:hAnsi="Times New Roman" w:eastAsia="OTNEJMScalaSansLF"/>
                <w:kern w:val="0"/>
                <w:sz w:val="24"/>
              </w:rPr>
              <w:t xml:space="preserve"> </w:t>
            </w:r>
            <w:r>
              <w:rPr>
                <w:rFonts w:ascii="Times New Roman" w:hAnsi="Times New Roman" w:eastAsia="Times New Roman"/>
                <w:sz w:val="24"/>
              </w:rPr>
              <w:t>(</w:t>
            </w:r>
            <w:r>
              <w:rPr>
                <w:rFonts w:hint="eastAsia" w:ascii="Times New Roman" w:hAnsi="Times New Roman"/>
                <w:sz w:val="24"/>
              </w:rPr>
              <w:t>present</w:t>
            </w:r>
            <w:r>
              <w:rPr>
                <w:rFonts w:ascii="Times New Roman" w:hAnsi="Times New Roman" w:eastAsia="Times New Roman"/>
                <w:sz w:val="24"/>
              </w:rPr>
              <w:t xml:space="preserve"> vs </w:t>
            </w:r>
            <w:r>
              <w:rPr>
                <w:rFonts w:hint="eastAsia" w:ascii="Times New Roman" w:hAnsi="Times New Roman"/>
                <w:sz w:val="24"/>
              </w:rPr>
              <w:t>absent</w:t>
            </w:r>
            <w:r>
              <w:rPr>
                <w:rFonts w:ascii="Times New Roman" w:hAnsi="Times New Roman" w:eastAsia="Times New Roman"/>
                <w:sz w:val="24"/>
              </w:rPr>
              <w:t>)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</w:tcPr>
          <w:p w14:paraId="414805D2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</w:t>
            </w:r>
            <w:r>
              <w:rPr>
                <w:rFonts w:hint="eastAsia" w:ascii="Times New Roman" w:hAnsi="Times New Roman"/>
                <w:sz w:val="24"/>
              </w:rPr>
              <w:t>38</w:t>
            </w:r>
          </w:p>
        </w:tc>
        <w:tc>
          <w:tcPr>
            <w:tcW w:w="475" w:type="pct"/>
            <w:tcBorders>
              <w:top w:val="nil"/>
              <w:left w:val="nil"/>
              <w:bottom w:val="nil"/>
              <w:right w:val="nil"/>
            </w:tcBorders>
          </w:tcPr>
          <w:p w14:paraId="03142169">
            <w:pPr>
              <w:jc w:val="center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</w:t>
            </w:r>
            <w:r>
              <w:rPr>
                <w:rFonts w:hint="eastAsia" w:ascii="Times New Roman" w:hAnsi="Times New Roman"/>
                <w:sz w:val="24"/>
              </w:rPr>
              <w:t>23</w:t>
            </w:r>
            <w:r>
              <w:rPr>
                <w:rFonts w:ascii="Times New Roman" w:hAnsi="Times New Roman"/>
                <w:sz w:val="24"/>
              </w:rPr>
              <w:t>-</w:t>
            </w:r>
            <w:r>
              <w:rPr>
                <w:rFonts w:hint="eastAsia" w:ascii="Times New Roman" w:hAnsi="Times New Roman"/>
                <w:sz w:val="24"/>
              </w:rPr>
              <w:t>0</w:t>
            </w:r>
            <w:r>
              <w:rPr>
                <w:rFonts w:ascii="Times New Roman" w:hAnsi="Times New Roman"/>
                <w:sz w:val="24"/>
              </w:rPr>
              <w:t>.</w:t>
            </w:r>
            <w:r>
              <w:rPr>
                <w:rFonts w:hint="eastAsia" w:ascii="Times New Roman" w:hAnsi="Times New Roman"/>
                <w:sz w:val="24"/>
              </w:rPr>
              <w:t>62</w:t>
            </w: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</w:tcPr>
          <w:p w14:paraId="36525DA3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&lt;</w:t>
            </w:r>
            <w:r>
              <w:rPr>
                <w:rFonts w:hint="eastAsia"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0.001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</w:tcPr>
          <w:p w14:paraId="10DEFB4E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</w:t>
            </w:r>
            <w:r>
              <w:rPr>
                <w:rFonts w:hint="eastAsia" w:ascii="Times New Roman" w:hAnsi="Times New Roman"/>
                <w:sz w:val="24"/>
              </w:rPr>
              <w:t>20</w:t>
            </w:r>
          </w:p>
        </w:tc>
        <w:tc>
          <w:tcPr>
            <w:tcW w:w="475" w:type="pct"/>
            <w:tcBorders>
              <w:top w:val="nil"/>
              <w:left w:val="nil"/>
              <w:bottom w:val="nil"/>
              <w:right w:val="nil"/>
            </w:tcBorders>
          </w:tcPr>
          <w:p w14:paraId="555B9595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</w:t>
            </w:r>
            <w:r>
              <w:rPr>
                <w:rFonts w:hint="eastAsia" w:ascii="Times New Roman" w:hAnsi="Times New Roman"/>
                <w:sz w:val="24"/>
              </w:rPr>
              <w:t>14</w:t>
            </w:r>
            <w:r>
              <w:rPr>
                <w:rFonts w:ascii="Times New Roman" w:hAnsi="Times New Roman"/>
                <w:sz w:val="24"/>
              </w:rPr>
              <w:t>-0.</w:t>
            </w:r>
            <w:r>
              <w:rPr>
                <w:rFonts w:hint="eastAsia" w:ascii="Times New Roman" w:hAnsi="Times New Roman"/>
                <w:sz w:val="24"/>
              </w:rPr>
              <w:t>29</w:t>
            </w: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</w:tcPr>
          <w:p w14:paraId="35866273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&lt;</w:t>
            </w:r>
            <w:r>
              <w:rPr>
                <w:rFonts w:hint="eastAsia"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0.001</w:t>
            </w:r>
          </w:p>
        </w:tc>
      </w:tr>
      <w:tr w14:paraId="4C8E8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958" w:type="pct"/>
            <w:tcBorders>
              <w:top w:val="nil"/>
              <w:left w:val="nil"/>
              <w:bottom w:val="nil"/>
              <w:right w:val="nil"/>
            </w:tcBorders>
          </w:tcPr>
          <w:p w14:paraId="4721312A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Age</w:t>
            </w:r>
            <w:r>
              <w:rPr>
                <w:rFonts w:hint="eastAsia"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 w:eastAsia="Times New Roman"/>
                <w:sz w:val="24"/>
              </w:rPr>
              <w:t>(&lt;</w:t>
            </w:r>
            <w:r>
              <w:rPr>
                <w:rFonts w:hint="eastAsia" w:ascii="Times New Roman" w:hAnsi="Times New Roman"/>
                <w:sz w:val="24"/>
              </w:rPr>
              <w:t xml:space="preserve"> 60 vs </w:t>
            </w:r>
            <w:r>
              <w:rPr>
                <w:rFonts w:ascii="Times New Roman" w:hAnsi="Times New Roman"/>
                <w:sz w:val="24"/>
              </w:rPr>
              <w:t>≥</w:t>
            </w:r>
            <w:r>
              <w:rPr>
                <w:rFonts w:hint="eastAsia"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60 yr</w:t>
            </w:r>
            <w:r>
              <w:rPr>
                <w:rFonts w:ascii="Times New Roman" w:hAnsi="Times New Roman" w:eastAsia="Times New Roman"/>
                <w:sz w:val="24"/>
              </w:rPr>
              <w:t>)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</w:tcPr>
          <w:p w14:paraId="5F67FB3D">
            <w:pPr>
              <w:jc w:val="center"/>
              <w:rPr>
                <w:rFonts w:ascii="Times New Roman" w:hAnsi="Times New Roman" w:eastAsia="宋体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1</w:t>
            </w:r>
            <w:r>
              <w:rPr>
                <w:rFonts w:ascii="Times New Roman" w:hAnsi="Times New Roman"/>
                <w:sz w:val="24"/>
              </w:rPr>
              <w:t>.</w:t>
            </w:r>
            <w:r>
              <w:rPr>
                <w:rFonts w:hint="eastAsia" w:ascii="Times New Roman" w:hAnsi="Times New Roman"/>
                <w:sz w:val="24"/>
              </w:rPr>
              <w:t>62</w:t>
            </w:r>
          </w:p>
        </w:tc>
        <w:tc>
          <w:tcPr>
            <w:tcW w:w="475" w:type="pct"/>
            <w:tcBorders>
              <w:top w:val="nil"/>
              <w:left w:val="nil"/>
              <w:bottom w:val="nil"/>
              <w:right w:val="nil"/>
            </w:tcBorders>
          </w:tcPr>
          <w:p w14:paraId="331E2AFA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</w:t>
            </w:r>
            <w:r>
              <w:rPr>
                <w:rFonts w:hint="eastAsia" w:ascii="Times New Roman" w:hAnsi="Times New Roman"/>
                <w:sz w:val="24"/>
              </w:rPr>
              <w:t>85</w:t>
            </w:r>
            <w:r>
              <w:rPr>
                <w:rFonts w:ascii="Times New Roman" w:hAnsi="Times New Roman"/>
                <w:sz w:val="24"/>
              </w:rPr>
              <w:t>-</w:t>
            </w:r>
            <w:r>
              <w:rPr>
                <w:rFonts w:hint="eastAsia" w:ascii="Times New Roman" w:hAnsi="Times New Roman"/>
                <w:sz w:val="24"/>
              </w:rPr>
              <w:t>2</w:t>
            </w:r>
            <w:r>
              <w:rPr>
                <w:rFonts w:ascii="Times New Roman" w:hAnsi="Times New Roman"/>
                <w:sz w:val="24"/>
              </w:rPr>
              <w:t>.</w:t>
            </w:r>
            <w:r>
              <w:rPr>
                <w:rFonts w:hint="eastAsia" w:ascii="Times New Roman" w:hAnsi="Times New Roman"/>
                <w:sz w:val="24"/>
              </w:rPr>
              <w:t>96</w:t>
            </w: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</w:tcPr>
          <w:p w14:paraId="27638E2A">
            <w:pPr>
              <w:jc w:val="center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</w:t>
            </w:r>
            <w:r>
              <w:rPr>
                <w:rFonts w:hint="eastAsia" w:ascii="Times New Roman" w:hAnsi="Times New Roman"/>
                <w:sz w:val="24"/>
              </w:rPr>
              <w:t>115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</w:tcPr>
          <w:p w14:paraId="3151B6D4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475" w:type="pct"/>
            <w:tcBorders>
              <w:top w:val="nil"/>
              <w:left w:val="nil"/>
              <w:bottom w:val="nil"/>
              <w:right w:val="nil"/>
            </w:tcBorders>
          </w:tcPr>
          <w:p w14:paraId="26DFA721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</w:tcPr>
          <w:p w14:paraId="6D1B54BC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14:paraId="47395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958" w:type="pct"/>
            <w:tcBorders>
              <w:top w:val="nil"/>
              <w:left w:val="nil"/>
              <w:bottom w:val="nil"/>
              <w:right w:val="nil"/>
            </w:tcBorders>
          </w:tcPr>
          <w:p w14:paraId="14252927">
            <w:pPr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 xml:space="preserve">Sex </w:t>
            </w:r>
            <w:r>
              <w:rPr>
                <w:rFonts w:ascii="Times New Roman" w:hAnsi="Times New Roman" w:eastAsia="Times New Roman"/>
                <w:sz w:val="24"/>
              </w:rPr>
              <w:t>(</w:t>
            </w:r>
            <w:r>
              <w:rPr>
                <w:rFonts w:hint="eastAsia" w:ascii="Times New Roman" w:hAnsi="Times New Roman"/>
                <w:sz w:val="24"/>
              </w:rPr>
              <w:t>m</w:t>
            </w:r>
            <w:r>
              <w:rPr>
                <w:rFonts w:ascii="Times New Roman" w:hAnsi="Times New Roman"/>
                <w:sz w:val="24"/>
              </w:rPr>
              <w:t>ale</w:t>
            </w:r>
            <w:r>
              <w:rPr>
                <w:rFonts w:hint="eastAsia" w:ascii="Times New Roman" w:hAnsi="Times New Roman"/>
                <w:sz w:val="24"/>
              </w:rPr>
              <w:t xml:space="preserve"> vs female</w:t>
            </w:r>
            <w:r>
              <w:rPr>
                <w:rFonts w:ascii="Times New Roman" w:hAnsi="Times New Roman" w:eastAsia="Times New Roman"/>
                <w:sz w:val="24"/>
              </w:rPr>
              <w:t>)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</w:tcPr>
          <w:p w14:paraId="70A8815A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1</w:t>
            </w:r>
            <w:r>
              <w:rPr>
                <w:rFonts w:ascii="Times New Roman" w:hAnsi="Times New Roman"/>
                <w:sz w:val="24"/>
              </w:rPr>
              <w:t>.</w:t>
            </w:r>
            <w:r>
              <w:rPr>
                <w:rFonts w:hint="eastAsia" w:ascii="Times New Roman" w:hAnsi="Times New Roman"/>
                <w:sz w:val="24"/>
              </w:rPr>
              <w:t>07</w:t>
            </w:r>
          </w:p>
        </w:tc>
        <w:tc>
          <w:tcPr>
            <w:tcW w:w="475" w:type="pct"/>
            <w:tcBorders>
              <w:top w:val="nil"/>
              <w:left w:val="nil"/>
              <w:bottom w:val="nil"/>
              <w:right w:val="nil"/>
            </w:tcBorders>
          </w:tcPr>
          <w:p w14:paraId="0B773EC7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</w:t>
            </w:r>
            <w:r>
              <w:rPr>
                <w:rFonts w:hint="eastAsia" w:ascii="Times New Roman" w:hAnsi="Times New Roman"/>
                <w:sz w:val="24"/>
              </w:rPr>
              <w:t>61</w:t>
            </w:r>
            <w:r>
              <w:rPr>
                <w:rFonts w:ascii="Times New Roman" w:hAnsi="Times New Roman"/>
                <w:sz w:val="24"/>
              </w:rPr>
              <w:t>-1.</w:t>
            </w:r>
            <w:r>
              <w:rPr>
                <w:rFonts w:hint="eastAsia" w:ascii="Times New Roman" w:hAnsi="Times New Roman"/>
                <w:sz w:val="24"/>
              </w:rPr>
              <w:t>88</w:t>
            </w: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</w:tcPr>
          <w:p w14:paraId="78B00D1D">
            <w:pPr>
              <w:jc w:val="center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</w:t>
            </w:r>
            <w:r>
              <w:rPr>
                <w:rFonts w:hint="eastAsia" w:ascii="Times New Roman" w:hAnsi="Times New Roman"/>
                <w:sz w:val="24"/>
              </w:rPr>
              <w:t>811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</w:tcPr>
          <w:p w14:paraId="14F413EA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475" w:type="pct"/>
            <w:tcBorders>
              <w:top w:val="nil"/>
              <w:left w:val="nil"/>
              <w:bottom w:val="nil"/>
              <w:right w:val="nil"/>
            </w:tcBorders>
          </w:tcPr>
          <w:p w14:paraId="72ACAD94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</w:tcPr>
          <w:p w14:paraId="658C0218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14:paraId="049A1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958" w:type="pct"/>
            <w:tcBorders>
              <w:top w:val="nil"/>
              <w:left w:val="nil"/>
              <w:bottom w:val="nil"/>
              <w:right w:val="nil"/>
            </w:tcBorders>
          </w:tcPr>
          <w:p w14:paraId="7D17FA70">
            <w:pPr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 xml:space="preserve">ECOG PS </w:t>
            </w:r>
            <w:r>
              <w:rPr>
                <w:rFonts w:ascii="Times New Roman" w:hAnsi="Times New Roman" w:eastAsia="Times New Roman"/>
                <w:sz w:val="24"/>
              </w:rPr>
              <w:t>(</w:t>
            </w:r>
            <w:r>
              <w:rPr>
                <w:rFonts w:hint="eastAsia" w:ascii="Times New Roman" w:hAnsi="Times New Roman"/>
                <w:sz w:val="24"/>
              </w:rPr>
              <w:t>0</w:t>
            </w:r>
            <w:r>
              <w:rPr>
                <w:rFonts w:ascii="Times New Roman" w:hAnsi="Times New Roman" w:eastAsia="Times New Roman"/>
                <w:sz w:val="24"/>
              </w:rPr>
              <w:t xml:space="preserve"> vs </w:t>
            </w:r>
            <w:r>
              <w:rPr>
                <w:rFonts w:hint="eastAsia" w:ascii="Times New Roman" w:hAnsi="Times New Roman"/>
                <w:sz w:val="24"/>
              </w:rPr>
              <w:t>1</w:t>
            </w:r>
            <w:r>
              <w:rPr>
                <w:rFonts w:ascii="Times New Roman" w:hAnsi="Times New Roman" w:eastAsia="Times New Roman"/>
                <w:sz w:val="24"/>
              </w:rPr>
              <w:t>)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</w:tcPr>
          <w:p w14:paraId="1BEF950C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1</w:t>
            </w:r>
            <w:r>
              <w:rPr>
                <w:rFonts w:ascii="Times New Roman" w:hAnsi="Times New Roman"/>
                <w:sz w:val="24"/>
              </w:rPr>
              <w:t>.</w:t>
            </w:r>
            <w:r>
              <w:rPr>
                <w:rFonts w:hint="eastAsia" w:ascii="Times New Roman" w:hAnsi="Times New Roman"/>
                <w:sz w:val="24"/>
              </w:rPr>
              <w:t>05</w:t>
            </w:r>
          </w:p>
        </w:tc>
        <w:tc>
          <w:tcPr>
            <w:tcW w:w="475" w:type="pct"/>
            <w:tcBorders>
              <w:top w:val="nil"/>
              <w:left w:val="nil"/>
              <w:bottom w:val="nil"/>
              <w:right w:val="nil"/>
            </w:tcBorders>
          </w:tcPr>
          <w:p w14:paraId="5135B8A9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</w:t>
            </w:r>
            <w:r>
              <w:rPr>
                <w:rFonts w:hint="eastAsia" w:ascii="Times New Roman" w:hAnsi="Times New Roman"/>
                <w:sz w:val="24"/>
              </w:rPr>
              <w:t>64</w:t>
            </w:r>
            <w:r>
              <w:rPr>
                <w:rFonts w:ascii="Times New Roman" w:hAnsi="Times New Roman"/>
                <w:sz w:val="24"/>
              </w:rPr>
              <w:t>-1.</w:t>
            </w:r>
            <w:r>
              <w:rPr>
                <w:rFonts w:hint="eastAsia" w:ascii="Times New Roman" w:hAnsi="Times New Roman"/>
                <w:sz w:val="24"/>
              </w:rPr>
              <w:t>70</w:t>
            </w: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</w:tcPr>
          <w:p w14:paraId="14FA1A4B">
            <w:pPr>
              <w:jc w:val="center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</w:t>
            </w:r>
            <w:r>
              <w:rPr>
                <w:rFonts w:hint="eastAsia" w:ascii="Times New Roman" w:hAnsi="Times New Roman"/>
                <w:sz w:val="24"/>
              </w:rPr>
              <w:t>860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</w:tcPr>
          <w:p w14:paraId="59CF5C20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475" w:type="pct"/>
            <w:tcBorders>
              <w:top w:val="nil"/>
              <w:left w:val="nil"/>
              <w:bottom w:val="nil"/>
              <w:right w:val="nil"/>
            </w:tcBorders>
          </w:tcPr>
          <w:p w14:paraId="030E3043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</w:tcPr>
          <w:p w14:paraId="525E3EC0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14:paraId="4F64D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958" w:type="pct"/>
            <w:tcBorders>
              <w:top w:val="nil"/>
              <w:left w:val="nil"/>
              <w:bottom w:val="nil"/>
              <w:right w:val="nil"/>
            </w:tcBorders>
          </w:tcPr>
          <w:p w14:paraId="27B26544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eastAsia="AdvOT1ab0d708 . B"/>
                <w:color w:val="000000"/>
                <w:kern w:val="0"/>
                <w:sz w:val="24"/>
                <w:lang w:val="fr-FR"/>
              </w:rPr>
              <w:t xml:space="preserve">Hepatitis B virus </w:t>
            </w:r>
            <w:r>
              <w:rPr>
                <w:rFonts w:hint="eastAsia" w:ascii="Times New Roman" w:hAnsi="Times New Roman"/>
                <w:color w:val="000000"/>
                <w:kern w:val="0"/>
                <w:sz w:val="24"/>
              </w:rPr>
              <w:t>infection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 w:eastAsia="Times New Roman"/>
                <w:sz w:val="24"/>
              </w:rPr>
              <w:t>(</w:t>
            </w:r>
            <w:r>
              <w:rPr>
                <w:rFonts w:hint="eastAsia" w:ascii="Times New Roman" w:hAnsi="Times New Roman"/>
                <w:sz w:val="24"/>
              </w:rPr>
              <w:t>absent</w:t>
            </w:r>
            <w:r>
              <w:rPr>
                <w:rFonts w:ascii="Times New Roman" w:hAnsi="Times New Roman" w:eastAsia="Times New Roman"/>
                <w:sz w:val="24"/>
              </w:rPr>
              <w:t xml:space="preserve"> vs </w:t>
            </w:r>
            <w:r>
              <w:rPr>
                <w:rFonts w:hint="eastAsia" w:ascii="Times New Roman" w:hAnsi="Times New Roman"/>
                <w:sz w:val="24"/>
              </w:rPr>
              <w:t>present</w:t>
            </w:r>
            <w:r>
              <w:rPr>
                <w:rFonts w:ascii="Times New Roman" w:hAnsi="Times New Roman" w:eastAsia="Times New Roman"/>
                <w:sz w:val="24"/>
              </w:rPr>
              <w:t>)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</w:tcPr>
          <w:p w14:paraId="01E3AECF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0</w:t>
            </w:r>
            <w:r>
              <w:rPr>
                <w:rFonts w:ascii="Times New Roman" w:hAnsi="Times New Roman"/>
                <w:sz w:val="24"/>
              </w:rPr>
              <w:t>.</w:t>
            </w:r>
            <w:r>
              <w:rPr>
                <w:rFonts w:hint="eastAsia" w:ascii="Times New Roman" w:hAnsi="Times New Roman"/>
                <w:sz w:val="24"/>
              </w:rPr>
              <w:t>49</w:t>
            </w:r>
          </w:p>
        </w:tc>
        <w:tc>
          <w:tcPr>
            <w:tcW w:w="475" w:type="pct"/>
            <w:tcBorders>
              <w:top w:val="nil"/>
              <w:left w:val="nil"/>
              <w:bottom w:val="nil"/>
              <w:right w:val="nil"/>
            </w:tcBorders>
          </w:tcPr>
          <w:p w14:paraId="16B5EB28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0</w:t>
            </w:r>
            <w:r>
              <w:rPr>
                <w:rFonts w:ascii="Times New Roman" w:hAnsi="Times New Roman"/>
                <w:sz w:val="24"/>
              </w:rPr>
              <w:t>.</w:t>
            </w:r>
            <w:r>
              <w:rPr>
                <w:rFonts w:hint="eastAsia" w:ascii="Times New Roman" w:hAnsi="Times New Roman"/>
                <w:sz w:val="24"/>
              </w:rPr>
              <w:t>26</w:t>
            </w:r>
            <w:r>
              <w:rPr>
                <w:rFonts w:ascii="Times New Roman" w:hAnsi="Times New Roman"/>
                <w:sz w:val="24"/>
              </w:rPr>
              <w:t>-</w:t>
            </w:r>
            <w:r>
              <w:rPr>
                <w:rFonts w:hint="eastAsia" w:ascii="Times New Roman" w:hAnsi="Times New Roman"/>
                <w:sz w:val="24"/>
              </w:rPr>
              <w:t>0</w:t>
            </w:r>
            <w:r>
              <w:rPr>
                <w:rFonts w:ascii="Times New Roman" w:hAnsi="Times New Roman"/>
                <w:sz w:val="24"/>
              </w:rPr>
              <w:t>.</w:t>
            </w:r>
            <w:r>
              <w:rPr>
                <w:rFonts w:hint="eastAsia" w:ascii="Times New Roman" w:hAnsi="Times New Roman"/>
                <w:sz w:val="24"/>
              </w:rPr>
              <w:t>94</w:t>
            </w: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</w:tcPr>
          <w:p w14:paraId="5C0B1A99">
            <w:pPr>
              <w:jc w:val="center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0.0</w:t>
            </w:r>
            <w:r>
              <w:rPr>
                <w:rFonts w:hint="eastAsia" w:ascii="Times New Roman" w:hAnsi="Times New Roman"/>
                <w:sz w:val="24"/>
              </w:rPr>
              <w:t>33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</w:tcPr>
          <w:p w14:paraId="310851D9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0</w:t>
            </w:r>
            <w:r>
              <w:rPr>
                <w:rFonts w:ascii="Times New Roman" w:hAnsi="Times New Roman"/>
                <w:sz w:val="24"/>
              </w:rPr>
              <w:t>.</w:t>
            </w:r>
            <w:r>
              <w:rPr>
                <w:rFonts w:hint="eastAsia" w:ascii="Times New Roman" w:hAnsi="Times New Roman"/>
                <w:sz w:val="24"/>
              </w:rPr>
              <w:t>91</w:t>
            </w:r>
          </w:p>
        </w:tc>
        <w:tc>
          <w:tcPr>
            <w:tcW w:w="475" w:type="pct"/>
            <w:tcBorders>
              <w:top w:val="nil"/>
              <w:left w:val="nil"/>
              <w:bottom w:val="nil"/>
              <w:right w:val="nil"/>
            </w:tcBorders>
          </w:tcPr>
          <w:p w14:paraId="2738CBBF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</w:t>
            </w:r>
            <w:r>
              <w:rPr>
                <w:rFonts w:hint="eastAsia" w:ascii="Times New Roman" w:hAnsi="Times New Roman"/>
                <w:sz w:val="24"/>
              </w:rPr>
              <w:t>74</w:t>
            </w:r>
            <w:r>
              <w:rPr>
                <w:rFonts w:ascii="Times New Roman" w:hAnsi="Times New Roman"/>
                <w:sz w:val="24"/>
              </w:rPr>
              <w:t>-</w:t>
            </w:r>
            <w:r>
              <w:rPr>
                <w:rFonts w:hint="eastAsia" w:ascii="Times New Roman" w:hAnsi="Times New Roman"/>
                <w:sz w:val="24"/>
              </w:rPr>
              <w:t>1</w:t>
            </w:r>
            <w:r>
              <w:rPr>
                <w:rFonts w:ascii="Times New Roman" w:hAnsi="Times New Roman"/>
                <w:sz w:val="24"/>
              </w:rPr>
              <w:t>.</w:t>
            </w:r>
            <w:r>
              <w:rPr>
                <w:rFonts w:hint="eastAsia" w:ascii="Times New Roman" w:hAnsi="Times New Roman"/>
                <w:sz w:val="24"/>
              </w:rPr>
              <w:t>12</w:t>
            </w: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</w:tcPr>
          <w:p w14:paraId="48ED3707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</w:t>
            </w:r>
            <w:r>
              <w:rPr>
                <w:rFonts w:hint="eastAsia" w:ascii="Times New Roman" w:hAnsi="Times New Roman"/>
                <w:sz w:val="24"/>
              </w:rPr>
              <w:t>375</w:t>
            </w:r>
          </w:p>
        </w:tc>
      </w:tr>
      <w:tr w14:paraId="6DEF1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958" w:type="pct"/>
            <w:tcBorders>
              <w:top w:val="nil"/>
              <w:left w:val="nil"/>
              <w:bottom w:val="nil"/>
              <w:right w:val="nil"/>
            </w:tcBorders>
          </w:tcPr>
          <w:p w14:paraId="6B77E629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Liver cirrhosis </w:t>
            </w:r>
            <w:r>
              <w:rPr>
                <w:rFonts w:ascii="Times New Roman" w:hAnsi="Times New Roman" w:eastAsia="Times New Roman"/>
                <w:sz w:val="24"/>
              </w:rPr>
              <w:t>(</w:t>
            </w:r>
            <w:r>
              <w:rPr>
                <w:rFonts w:hint="eastAsia" w:ascii="Times New Roman" w:hAnsi="Times New Roman"/>
                <w:sz w:val="24"/>
              </w:rPr>
              <w:t>absent</w:t>
            </w:r>
            <w:r>
              <w:rPr>
                <w:rFonts w:ascii="Times New Roman" w:hAnsi="Times New Roman" w:eastAsia="Times New Roman"/>
                <w:sz w:val="24"/>
              </w:rPr>
              <w:t xml:space="preserve"> vs </w:t>
            </w:r>
            <w:r>
              <w:rPr>
                <w:rFonts w:hint="eastAsia" w:ascii="Times New Roman" w:hAnsi="Times New Roman"/>
                <w:sz w:val="24"/>
              </w:rPr>
              <w:t>present</w:t>
            </w:r>
            <w:r>
              <w:rPr>
                <w:rFonts w:ascii="Times New Roman" w:hAnsi="Times New Roman" w:eastAsia="Times New Roman"/>
                <w:sz w:val="24"/>
              </w:rPr>
              <w:t>)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</w:tcPr>
          <w:p w14:paraId="71C5A17C">
            <w:pPr>
              <w:jc w:val="center"/>
              <w:rPr>
                <w:rFonts w:ascii="Times New Roman" w:hAnsi="Times New Roman" w:eastAsia="宋体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0</w:t>
            </w:r>
            <w:r>
              <w:rPr>
                <w:rFonts w:ascii="Times New Roman" w:hAnsi="Times New Roman"/>
                <w:sz w:val="24"/>
              </w:rPr>
              <w:t>.</w:t>
            </w:r>
            <w:r>
              <w:rPr>
                <w:rFonts w:hint="eastAsia" w:ascii="Times New Roman" w:hAnsi="Times New Roman"/>
                <w:sz w:val="24"/>
              </w:rPr>
              <w:t>78</w:t>
            </w:r>
          </w:p>
        </w:tc>
        <w:tc>
          <w:tcPr>
            <w:tcW w:w="475" w:type="pct"/>
            <w:tcBorders>
              <w:top w:val="nil"/>
              <w:left w:val="nil"/>
              <w:bottom w:val="nil"/>
              <w:right w:val="nil"/>
            </w:tcBorders>
          </w:tcPr>
          <w:p w14:paraId="45D11625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</w:t>
            </w:r>
            <w:r>
              <w:rPr>
                <w:rFonts w:hint="eastAsia" w:ascii="Times New Roman" w:hAnsi="Times New Roman"/>
                <w:sz w:val="24"/>
              </w:rPr>
              <w:t>53</w:t>
            </w:r>
            <w:r>
              <w:rPr>
                <w:rFonts w:ascii="Times New Roman" w:hAnsi="Times New Roman"/>
                <w:sz w:val="24"/>
              </w:rPr>
              <w:t>-</w:t>
            </w:r>
            <w:r>
              <w:rPr>
                <w:rFonts w:hint="eastAsia" w:ascii="Times New Roman" w:hAnsi="Times New Roman"/>
                <w:sz w:val="24"/>
              </w:rPr>
              <w:t>1</w:t>
            </w:r>
            <w:r>
              <w:rPr>
                <w:rFonts w:ascii="Times New Roman" w:hAnsi="Times New Roman"/>
                <w:sz w:val="24"/>
              </w:rPr>
              <w:t>.</w:t>
            </w:r>
            <w:r>
              <w:rPr>
                <w:rFonts w:hint="eastAsia" w:ascii="Times New Roman" w:hAnsi="Times New Roman"/>
                <w:sz w:val="24"/>
              </w:rPr>
              <w:t>15</w:t>
            </w: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</w:tcPr>
          <w:p w14:paraId="014B6C47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</w:t>
            </w:r>
            <w:r>
              <w:rPr>
                <w:rFonts w:hint="eastAsia" w:ascii="Times New Roman" w:hAnsi="Times New Roman"/>
                <w:sz w:val="24"/>
              </w:rPr>
              <w:t>208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</w:tcPr>
          <w:p w14:paraId="4585834F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475" w:type="pct"/>
            <w:tcBorders>
              <w:top w:val="nil"/>
              <w:left w:val="nil"/>
              <w:bottom w:val="nil"/>
              <w:right w:val="nil"/>
            </w:tcBorders>
          </w:tcPr>
          <w:p w14:paraId="2E0B4B4A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</w:tcPr>
          <w:p w14:paraId="02540FCE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14:paraId="4462A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958" w:type="pct"/>
            <w:tcBorders>
              <w:top w:val="nil"/>
              <w:left w:val="nil"/>
              <w:bottom w:val="nil"/>
              <w:right w:val="nil"/>
            </w:tcBorders>
          </w:tcPr>
          <w:p w14:paraId="080464B6">
            <w:pPr>
              <w:rPr>
                <w:rFonts w:ascii="Times New Roman" w:hAnsi="Times New Roman"/>
                <w:sz w:val="24"/>
                <w:lang w:val="fr-FR"/>
              </w:rPr>
            </w:pPr>
            <w:r>
              <w:rPr>
                <w:rFonts w:ascii="Times New Roman" w:hAnsi="Times New Roman"/>
                <w:color w:val="000000"/>
                <w:sz w:val="24"/>
                <w:lang w:val="fr-FR"/>
              </w:rPr>
              <w:t>Alanine aminotransferase</w:t>
            </w:r>
            <w:r>
              <w:rPr>
                <w:rFonts w:hint="eastAsia" w:ascii="Times New Roman" w:hAnsi="Times New Roman"/>
                <w:sz w:val="24"/>
                <w:lang w:val="fr-FR"/>
              </w:rPr>
              <w:t xml:space="preserve"> </w:t>
            </w:r>
            <w:r>
              <w:rPr>
                <w:rFonts w:ascii="Times New Roman" w:hAnsi="Times New Roman" w:eastAsia="Times New Roman"/>
                <w:sz w:val="24"/>
                <w:lang w:val="fr-FR"/>
              </w:rPr>
              <w:t>(≤</w:t>
            </w:r>
            <w:r>
              <w:rPr>
                <w:rFonts w:ascii="Times New Roman" w:hAnsi="Times New Roman"/>
                <w:sz w:val="24"/>
                <w:lang w:val="fr-FR"/>
              </w:rPr>
              <w:t xml:space="preserve"> </w:t>
            </w:r>
            <w:r>
              <w:rPr>
                <w:rFonts w:ascii="Times New Roman" w:hAnsi="Times New Roman" w:eastAsia="Times New Roman"/>
                <w:sz w:val="24"/>
                <w:lang w:val="fr-FR"/>
              </w:rPr>
              <w:t xml:space="preserve">40 vs &gt;40 </w:t>
            </w:r>
            <w:r>
              <w:rPr>
                <w:rFonts w:ascii="Times New Roman" w:hAnsi="Times New Roman"/>
                <w:sz w:val="24"/>
                <w:lang w:val="fr-FR"/>
              </w:rPr>
              <w:t>U/L</w:t>
            </w:r>
            <w:r>
              <w:rPr>
                <w:rFonts w:ascii="Times New Roman" w:hAnsi="Times New Roman" w:eastAsia="Times New Roman"/>
                <w:sz w:val="24"/>
                <w:lang w:val="fr-FR"/>
              </w:rPr>
              <w:t>)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</w:tcPr>
          <w:p w14:paraId="2B9852D7">
            <w:pPr>
              <w:jc w:val="center"/>
              <w:rPr>
                <w:rFonts w:ascii="Times New Roman" w:hAnsi="Times New Roman"/>
                <w:sz w:val="24"/>
                <w:lang w:val="fr-FR"/>
              </w:rPr>
            </w:pPr>
            <w:r>
              <w:rPr>
                <w:rFonts w:ascii="Times New Roman" w:hAnsi="Times New Roman"/>
                <w:sz w:val="24"/>
                <w:lang w:val="fr-FR"/>
              </w:rPr>
              <w:t>1.09</w:t>
            </w:r>
          </w:p>
        </w:tc>
        <w:tc>
          <w:tcPr>
            <w:tcW w:w="475" w:type="pct"/>
            <w:tcBorders>
              <w:top w:val="nil"/>
              <w:left w:val="nil"/>
              <w:bottom w:val="nil"/>
              <w:right w:val="nil"/>
            </w:tcBorders>
          </w:tcPr>
          <w:p w14:paraId="0DAEC8D7">
            <w:pPr>
              <w:jc w:val="center"/>
              <w:rPr>
                <w:rFonts w:ascii="Times New Roman" w:hAnsi="Times New Roman"/>
                <w:sz w:val="24"/>
                <w:lang w:val="fr-FR"/>
              </w:rPr>
            </w:pPr>
            <w:r>
              <w:rPr>
                <w:rFonts w:ascii="Times New Roman" w:hAnsi="Times New Roman"/>
                <w:sz w:val="24"/>
                <w:lang w:val="fr-FR"/>
              </w:rPr>
              <w:t>0.75-1.59</w:t>
            </w: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</w:tcPr>
          <w:p w14:paraId="055BA591">
            <w:pPr>
              <w:jc w:val="center"/>
              <w:rPr>
                <w:rFonts w:ascii="Times New Roman" w:hAnsi="Times New Roman" w:eastAsia="宋体"/>
                <w:sz w:val="24"/>
                <w:lang w:val="fr-FR"/>
              </w:rPr>
            </w:pPr>
            <w:r>
              <w:rPr>
                <w:rFonts w:ascii="Times New Roman" w:hAnsi="Times New Roman"/>
                <w:sz w:val="24"/>
                <w:lang w:val="fr-FR"/>
              </w:rPr>
              <w:t>0.657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</w:tcPr>
          <w:p w14:paraId="27EB6DC4">
            <w:pPr>
              <w:jc w:val="center"/>
              <w:rPr>
                <w:rFonts w:ascii="Times New Roman" w:hAnsi="Times New Roman"/>
                <w:sz w:val="24"/>
                <w:lang w:val="fr-FR"/>
              </w:rPr>
            </w:pPr>
          </w:p>
        </w:tc>
        <w:tc>
          <w:tcPr>
            <w:tcW w:w="475" w:type="pct"/>
            <w:tcBorders>
              <w:top w:val="nil"/>
              <w:left w:val="nil"/>
              <w:bottom w:val="nil"/>
              <w:right w:val="nil"/>
            </w:tcBorders>
          </w:tcPr>
          <w:p w14:paraId="0DDEB3A0">
            <w:pPr>
              <w:jc w:val="center"/>
              <w:rPr>
                <w:rFonts w:ascii="Times New Roman" w:hAnsi="Times New Roman"/>
                <w:sz w:val="24"/>
                <w:lang w:val="fr-FR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</w:tcPr>
          <w:p w14:paraId="339DB62D">
            <w:pPr>
              <w:jc w:val="center"/>
              <w:rPr>
                <w:rFonts w:ascii="Times New Roman" w:hAnsi="Times New Roman"/>
                <w:sz w:val="24"/>
                <w:lang w:val="fr-FR"/>
              </w:rPr>
            </w:pPr>
          </w:p>
        </w:tc>
      </w:tr>
      <w:tr w14:paraId="76839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958" w:type="pct"/>
            <w:tcBorders>
              <w:top w:val="nil"/>
              <w:left w:val="nil"/>
              <w:bottom w:val="nil"/>
              <w:right w:val="nil"/>
            </w:tcBorders>
          </w:tcPr>
          <w:p w14:paraId="17A9BB7F">
            <w:pPr>
              <w:rPr>
                <w:rFonts w:ascii="Times New Roman" w:hAnsi="Times New Roman" w:eastAsia="Times New Roman"/>
                <w:sz w:val="24"/>
              </w:rPr>
            </w:pPr>
            <w:r>
              <w:rPr>
                <w:rFonts w:ascii="Times New Roman" w:hAnsi="Times New Roman" w:eastAsia="Times New Roman"/>
                <w:sz w:val="24"/>
              </w:rPr>
              <w:t>Prothrombin time</w:t>
            </w:r>
            <w:r>
              <w:rPr>
                <w:rFonts w:hint="eastAsia"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 w:eastAsia="Times New Roman"/>
                <w:sz w:val="24"/>
              </w:rPr>
              <w:t>(≤13</w:t>
            </w:r>
            <w:r>
              <w:rPr>
                <w:rFonts w:hint="eastAsia"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 w:eastAsia="Times New Roman"/>
                <w:sz w:val="24"/>
              </w:rPr>
              <w:t>vs &gt;13 sec)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</w:tcPr>
          <w:p w14:paraId="658AA6DD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0</w:t>
            </w:r>
            <w:r>
              <w:rPr>
                <w:rFonts w:ascii="Times New Roman" w:hAnsi="Times New Roman"/>
                <w:sz w:val="24"/>
              </w:rPr>
              <w:t>.</w:t>
            </w:r>
            <w:r>
              <w:rPr>
                <w:rFonts w:hint="eastAsia" w:ascii="Times New Roman" w:hAnsi="Times New Roman"/>
                <w:sz w:val="24"/>
              </w:rPr>
              <w:t>75</w:t>
            </w:r>
          </w:p>
        </w:tc>
        <w:tc>
          <w:tcPr>
            <w:tcW w:w="475" w:type="pct"/>
            <w:tcBorders>
              <w:top w:val="nil"/>
              <w:left w:val="nil"/>
              <w:bottom w:val="nil"/>
              <w:right w:val="nil"/>
            </w:tcBorders>
          </w:tcPr>
          <w:p w14:paraId="1330612D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0</w:t>
            </w:r>
            <w:r>
              <w:rPr>
                <w:rFonts w:ascii="Times New Roman" w:hAnsi="Times New Roman"/>
                <w:sz w:val="24"/>
              </w:rPr>
              <w:t>.</w:t>
            </w:r>
            <w:r>
              <w:rPr>
                <w:rFonts w:hint="eastAsia" w:ascii="Times New Roman" w:hAnsi="Times New Roman"/>
                <w:sz w:val="24"/>
              </w:rPr>
              <w:t>51</w:t>
            </w:r>
            <w:r>
              <w:rPr>
                <w:rFonts w:ascii="Times New Roman" w:hAnsi="Times New Roman"/>
                <w:sz w:val="24"/>
              </w:rPr>
              <w:t>-</w:t>
            </w:r>
            <w:r>
              <w:rPr>
                <w:rFonts w:hint="eastAsia" w:ascii="Times New Roman" w:hAnsi="Times New Roman"/>
                <w:sz w:val="24"/>
              </w:rPr>
              <w:t>1</w:t>
            </w:r>
            <w:r>
              <w:rPr>
                <w:rFonts w:ascii="Times New Roman" w:hAnsi="Times New Roman"/>
                <w:sz w:val="24"/>
              </w:rPr>
              <w:t>.</w:t>
            </w:r>
            <w:r>
              <w:rPr>
                <w:rFonts w:hint="eastAsia" w:ascii="Times New Roman" w:hAnsi="Times New Roman"/>
                <w:sz w:val="24"/>
              </w:rPr>
              <w:t>11</w:t>
            </w: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</w:tcPr>
          <w:p w14:paraId="420CBC9C">
            <w:pPr>
              <w:jc w:val="center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</w:t>
            </w:r>
            <w:r>
              <w:rPr>
                <w:rFonts w:hint="eastAsia" w:ascii="Times New Roman" w:hAnsi="Times New Roman"/>
                <w:sz w:val="24"/>
              </w:rPr>
              <w:t>148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</w:tcPr>
          <w:p w14:paraId="7DAC8E86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475" w:type="pct"/>
            <w:tcBorders>
              <w:top w:val="nil"/>
              <w:left w:val="nil"/>
              <w:bottom w:val="nil"/>
              <w:right w:val="nil"/>
            </w:tcBorders>
          </w:tcPr>
          <w:p w14:paraId="5FE4B36C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</w:tcPr>
          <w:p w14:paraId="63C4231A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14:paraId="57A01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958" w:type="pct"/>
            <w:tcBorders>
              <w:top w:val="nil"/>
              <w:left w:val="nil"/>
              <w:bottom w:val="nil"/>
              <w:right w:val="nil"/>
            </w:tcBorders>
          </w:tcPr>
          <w:p w14:paraId="31AD4305">
            <w:pPr>
              <w:rPr>
                <w:rFonts w:ascii="Times New Roman" w:hAnsi="Times New Roman" w:eastAsia="Times New Roman"/>
                <w:sz w:val="24"/>
              </w:rPr>
            </w:pPr>
            <w:r>
              <w:rPr>
                <w:rFonts w:ascii="Times New Roman" w:hAnsi="Times New Roman" w:eastAsia="Times New Roman"/>
                <w:sz w:val="24"/>
              </w:rPr>
              <w:t>Platelet count (≥100</w:t>
            </w:r>
            <w:r>
              <w:rPr>
                <w:rFonts w:hint="eastAsia"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 w:eastAsia="Times New Roman"/>
                <w:sz w:val="24"/>
              </w:rPr>
              <w:t>vs</w:t>
            </w:r>
            <w:r>
              <w:rPr>
                <w:rFonts w:hint="eastAsia"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 w:eastAsia="Times New Roman"/>
                <w:sz w:val="24"/>
              </w:rPr>
              <w:t xml:space="preserve">&lt;100 </w:t>
            </w:r>
            <w:r>
              <w:rPr>
                <w:rFonts w:ascii="Times New Roman" w:hAnsi="Times New Roman" w:eastAsia="Times New Roman"/>
                <w:sz w:val="24"/>
              </w:rPr>
              <w:sym w:font="Symbol" w:char="F0B4"/>
            </w:r>
            <w:r>
              <w:rPr>
                <w:rFonts w:ascii="Times New Roman" w:hAnsi="Times New Roman" w:eastAsia="Times New Roman"/>
                <w:sz w:val="24"/>
              </w:rPr>
              <w:t>10</w:t>
            </w:r>
            <w:r>
              <w:rPr>
                <w:rFonts w:ascii="Times New Roman" w:hAnsi="Times New Roman" w:eastAsia="Times New Roman"/>
                <w:sz w:val="24"/>
                <w:vertAlign w:val="superscript"/>
              </w:rPr>
              <w:t>9</w:t>
            </w:r>
            <w:r>
              <w:rPr>
                <w:rFonts w:ascii="Times New Roman" w:hAnsi="Times New Roman" w:eastAsia="Times New Roman"/>
                <w:sz w:val="24"/>
              </w:rPr>
              <w:t>/L)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</w:tcPr>
          <w:p w14:paraId="5EF0F78C">
            <w:pPr>
              <w:jc w:val="center"/>
              <w:rPr>
                <w:rFonts w:ascii="Times New Roman" w:hAnsi="Times New Roman" w:eastAsia="宋体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0</w:t>
            </w:r>
            <w:r>
              <w:rPr>
                <w:rFonts w:ascii="Times New Roman" w:hAnsi="Times New Roman"/>
                <w:sz w:val="24"/>
              </w:rPr>
              <w:t>.</w:t>
            </w:r>
            <w:r>
              <w:rPr>
                <w:rFonts w:hint="eastAsia" w:ascii="Times New Roman" w:hAnsi="Times New Roman"/>
                <w:sz w:val="24"/>
              </w:rPr>
              <w:t>75</w:t>
            </w:r>
          </w:p>
        </w:tc>
        <w:tc>
          <w:tcPr>
            <w:tcW w:w="475" w:type="pct"/>
            <w:tcBorders>
              <w:top w:val="nil"/>
              <w:left w:val="nil"/>
              <w:bottom w:val="nil"/>
              <w:right w:val="nil"/>
            </w:tcBorders>
          </w:tcPr>
          <w:p w14:paraId="5D55A2CE">
            <w:pPr>
              <w:jc w:val="center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</w:t>
            </w:r>
            <w:r>
              <w:rPr>
                <w:rFonts w:hint="eastAsia" w:ascii="Times New Roman" w:hAnsi="Times New Roman"/>
                <w:sz w:val="24"/>
              </w:rPr>
              <w:t>36</w:t>
            </w:r>
            <w:r>
              <w:rPr>
                <w:rFonts w:ascii="Times New Roman" w:hAnsi="Times New Roman"/>
                <w:sz w:val="24"/>
              </w:rPr>
              <w:t>-</w:t>
            </w:r>
            <w:r>
              <w:rPr>
                <w:rFonts w:hint="eastAsia" w:ascii="Times New Roman" w:hAnsi="Times New Roman"/>
                <w:sz w:val="24"/>
              </w:rPr>
              <w:t>1</w:t>
            </w:r>
            <w:r>
              <w:rPr>
                <w:rFonts w:ascii="Times New Roman" w:hAnsi="Times New Roman"/>
                <w:sz w:val="24"/>
              </w:rPr>
              <w:t>.</w:t>
            </w:r>
            <w:r>
              <w:rPr>
                <w:rFonts w:hint="eastAsia" w:ascii="Times New Roman" w:hAnsi="Times New Roman"/>
                <w:sz w:val="24"/>
              </w:rPr>
              <w:t>54</w:t>
            </w: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</w:tcPr>
          <w:p w14:paraId="395396B9">
            <w:pPr>
              <w:jc w:val="center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</w:t>
            </w:r>
            <w:r>
              <w:rPr>
                <w:rFonts w:hint="eastAsia" w:ascii="Times New Roman" w:hAnsi="Times New Roman"/>
                <w:sz w:val="24"/>
              </w:rPr>
              <w:t>435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</w:tcPr>
          <w:p w14:paraId="56CA0189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475" w:type="pct"/>
            <w:tcBorders>
              <w:top w:val="nil"/>
              <w:left w:val="nil"/>
              <w:bottom w:val="nil"/>
              <w:right w:val="nil"/>
            </w:tcBorders>
          </w:tcPr>
          <w:p w14:paraId="1EA9C5CE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</w:tcPr>
          <w:p w14:paraId="72162BED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14:paraId="3F219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958" w:type="pct"/>
            <w:tcBorders>
              <w:top w:val="nil"/>
              <w:left w:val="nil"/>
              <w:bottom w:val="nil"/>
              <w:right w:val="nil"/>
            </w:tcBorders>
          </w:tcPr>
          <w:p w14:paraId="3399E830">
            <w:pPr>
              <w:rPr>
                <w:rFonts w:ascii="Times New Roman" w:hAnsi="Times New Roman" w:eastAsia="Times New Roman"/>
                <w:sz w:val="24"/>
              </w:rPr>
            </w:pPr>
            <w:r>
              <w:rPr>
                <w:rFonts w:ascii="Times New Roman" w:hAnsi="Times New Roman" w:eastAsia="Times New Roman"/>
                <w:sz w:val="24"/>
              </w:rPr>
              <w:t>Child-Pugh liver function</w:t>
            </w:r>
            <w:r>
              <w:rPr>
                <w:rFonts w:hint="eastAsia"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 w:eastAsia="Times New Roman"/>
                <w:sz w:val="24"/>
              </w:rPr>
              <w:t>(</w:t>
            </w:r>
            <w:r>
              <w:rPr>
                <w:rFonts w:hint="eastAsia" w:ascii="Times New Roman" w:hAnsi="Times New Roman"/>
                <w:sz w:val="24"/>
              </w:rPr>
              <w:t>A</w:t>
            </w:r>
            <w:r>
              <w:rPr>
                <w:rFonts w:ascii="Times New Roman" w:hAnsi="Times New Roman" w:eastAsia="Times New Roman"/>
                <w:sz w:val="24"/>
              </w:rPr>
              <w:t xml:space="preserve"> vs </w:t>
            </w:r>
            <w:r>
              <w:rPr>
                <w:rFonts w:hint="eastAsia" w:ascii="Times New Roman" w:hAnsi="Times New Roman"/>
                <w:sz w:val="24"/>
              </w:rPr>
              <w:t>B</w:t>
            </w:r>
            <w:r>
              <w:rPr>
                <w:rFonts w:ascii="Times New Roman" w:hAnsi="Times New Roman" w:eastAsia="Times New Roman"/>
                <w:sz w:val="24"/>
              </w:rPr>
              <w:t>)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</w:tcPr>
          <w:p w14:paraId="326D535A">
            <w:pPr>
              <w:jc w:val="center"/>
              <w:rPr>
                <w:rFonts w:ascii="Times New Roman" w:hAnsi="Times New Roman" w:eastAsia="宋体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0</w:t>
            </w:r>
            <w:r>
              <w:rPr>
                <w:rFonts w:ascii="Times New Roman" w:hAnsi="Times New Roman"/>
                <w:sz w:val="24"/>
              </w:rPr>
              <w:t>.</w:t>
            </w:r>
            <w:r>
              <w:rPr>
                <w:rFonts w:hint="eastAsia" w:ascii="Times New Roman" w:hAnsi="Times New Roman"/>
                <w:sz w:val="24"/>
              </w:rPr>
              <w:t>74</w:t>
            </w:r>
          </w:p>
        </w:tc>
        <w:tc>
          <w:tcPr>
            <w:tcW w:w="475" w:type="pct"/>
            <w:tcBorders>
              <w:top w:val="nil"/>
              <w:left w:val="nil"/>
              <w:bottom w:val="nil"/>
              <w:right w:val="nil"/>
            </w:tcBorders>
          </w:tcPr>
          <w:p w14:paraId="27237C56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0</w:t>
            </w:r>
            <w:r>
              <w:rPr>
                <w:rFonts w:ascii="Times New Roman" w:hAnsi="Times New Roman"/>
                <w:sz w:val="24"/>
              </w:rPr>
              <w:t>.</w:t>
            </w:r>
            <w:r>
              <w:rPr>
                <w:rFonts w:hint="eastAsia" w:ascii="Times New Roman" w:hAnsi="Times New Roman"/>
                <w:sz w:val="24"/>
              </w:rPr>
              <w:t>39</w:t>
            </w:r>
            <w:r>
              <w:rPr>
                <w:rFonts w:ascii="Times New Roman" w:hAnsi="Times New Roman"/>
                <w:sz w:val="24"/>
              </w:rPr>
              <w:t>-</w:t>
            </w:r>
            <w:r>
              <w:rPr>
                <w:rFonts w:hint="eastAsia" w:ascii="Times New Roman" w:hAnsi="Times New Roman"/>
                <w:sz w:val="24"/>
              </w:rPr>
              <w:t>1</w:t>
            </w:r>
            <w:r>
              <w:rPr>
                <w:rFonts w:ascii="Times New Roman" w:hAnsi="Times New Roman"/>
                <w:sz w:val="24"/>
              </w:rPr>
              <w:t>.</w:t>
            </w:r>
            <w:r>
              <w:rPr>
                <w:rFonts w:hint="eastAsia" w:ascii="Times New Roman" w:hAnsi="Times New Roman"/>
                <w:sz w:val="24"/>
              </w:rPr>
              <w:t>43</w:t>
            </w: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</w:tcPr>
          <w:p w14:paraId="1765C483">
            <w:pPr>
              <w:jc w:val="center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</w:t>
            </w:r>
            <w:r>
              <w:rPr>
                <w:rFonts w:hint="eastAsia" w:ascii="Times New Roman" w:hAnsi="Times New Roman"/>
                <w:sz w:val="24"/>
              </w:rPr>
              <w:t>374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</w:tcPr>
          <w:p w14:paraId="3630A431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475" w:type="pct"/>
            <w:tcBorders>
              <w:top w:val="nil"/>
              <w:left w:val="nil"/>
              <w:bottom w:val="nil"/>
              <w:right w:val="nil"/>
            </w:tcBorders>
          </w:tcPr>
          <w:p w14:paraId="0317B409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</w:tcPr>
          <w:p w14:paraId="3F6274A4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14:paraId="52540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958" w:type="pct"/>
            <w:tcBorders>
              <w:top w:val="nil"/>
              <w:left w:val="nil"/>
              <w:bottom w:val="nil"/>
              <w:right w:val="nil"/>
            </w:tcBorders>
          </w:tcPr>
          <w:p w14:paraId="072AAF29">
            <w:pPr>
              <w:rPr>
                <w:rFonts w:ascii="Times New Roman" w:hAnsi="Times New Roman"/>
                <w:sz w:val="24"/>
                <w:lang w:val="fr-FR"/>
              </w:rPr>
            </w:pPr>
            <w:r>
              <w:rPr>
                <w:rFonts w:ascii="Symbol" w:hAnsi="Symbol"/>
                <w:sz w:val="24"/>
                <w:lang w:val="fr-FR"/>
              </w:rPr>
              <w:t></w:t>
            </w:r>
            <w:r>
              <w:rPr>
                <w:rFonts w:ascii="Times New Roman" w:hAnsi="Times New Roman"/>
                <w:sz w:val="24"/>
                <w:lang w:val="fr-FR"/>
              </w:rPr>
              <w:t xml:space="preserve">-fetoprotein </w:t>
            </w:r>
            <w:r>
              <w:rPr>
                <w:rFonts w:ascii="Times New Roman" w:hAnsi="Times New Roman" w:eastAsia="Times New Roman"/>
                <w:sz w:val="24"/>
                <w:lang w:val="fr-FR"/>
              </w:rPr>
              <w:t>(</w:t>
            </w:r>
            <w:r>
              <w:rPr>
                <w:rFonts w:ascii="Times New Roman" w:hAnsi="Times New Roman"/>
                <w:sz w:val="24"/>
                <w:lang w:val="fr-FR"/>
              </w:rPr>
              <w:t>&lt;400</w:t>
            </w:r>
            <w:r>
              <w:rPr>
                <w:rFonts w:ascii="Times New Roman" w:hAnsi="Times New Roman" w:eastAsia="Times New Roman"/>
                <w:sz w:val="24"/>
                <w:lang w:val="fr-FR"/>
              </w:rPr>
              <w:t xml:space="preserve"> vs </w:t>
            </w:r>
            <w:r>
              <w:rPr>
                <w:rFonts w:ascii="Times New Roman" w:hAnsi="Times New Roman"/>
                <w:sz w:val="24"/>
                <w:lang w:val="fr-FR"/>
              </w:rPr>
              <w:t xml:space="preserve">≥400 </w:t>
            </w:r>
            <w:r>
              <w:rPr>
                <w:rFonts w:hint="eastAsia" w:ascii="Times New Roman" w:hAnsi="Times New Roman"/>
                <w:sz w:val="24"/>
              </w:rPr>
              <w:t>ng</w:t>
            </w:r>
            <w:r>
              <w:rPr>
                <w:rFonts w:ascii="Times New Roman" w:hAnsi="Times New Roman"/>
                <w:sz w:val="24"/>
                <w:lang w:val="fr-FR"/>
              </w:rPr>
              <w:t>/ml</w:t>
            </w:r>
            <w:r>
              <w:rPr>
                <w:rFonts w:ascii="Times New Roman" w:hAnsi="Times New Roman" w:eastAsia="Times New Roman"/>
                <w:sz w:val="24"/>
                <w:lang w:val="fr-FR"/>
              </w:rPr>
              <w:t>)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</w:tcPr>
          <w:p w14:paraId="0B8E6A2D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0</w:t>
            </w:r>
            <w:r>
              <w:rPr>
                <w:rFonts w:ascii="Times New Roman" w:hAnsi="Times New Roman"/>
                <w:sz w:val="24"/>
              </w:rPr>
              <w:t>.</w:t>
            </w:r>
            <w:r>
              <w:rPr>
                <w:rFonts w:hint="eastAsia" w:ascii="Times New Roman" w:hAnsi="Times New Roman"/>
                <w:sz w:val="24"/>
              </w:rPr>
              <w:t>83</w:t>
            </w:r>
          </w:p>
        </w:tc>
        <w:tc>
          <w:tcPr>
            <w:tcW w:w="475" w:type="pct"/>
            <w:tcBorders>
              <w:top w:val="nil"/>
              <w:left w:val="nil"/>
              <w:bottom w:val="nil"/>
              <w:right w:val="nil"/>
            </w:tcBorders>
          </w:tcPr>
          <w:p w14:paraId="718BEF40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0</w:t>
            </w:r>
            <w:r>
              <w:rPr>
                <w:rFonts w:ascii="Times New Roman" w:hAnsi="Times New Roman"/>
                <w:sz w:val="24"/>
              </w:rPr>
              <w:t>.</w:t>
            </w:r>
            <w:r>
              <w:rPr>
                <w:rFonts w:hint="eastAsia" w:ascii="Times New Roman" w:hAnsi="Times New Roman"/>
                <w:sz w:val="24"/>
              </w:rPr>
              <w:t>57</w:t>
            </w:r>
            <w:r>
              <w:rPr>
                <w:rFonts w:ascii="Times New Roman" w:hAnsi="Times New Roman"/>
                <w:sz w:val="24"/>
              </w:rPr>
              <w:t>-</w:t>
            </w:r>
            <w:r>
              <w:rPr>
                <w:rFonts w:hint="eastAsia" w:ascii="Times New Roman" w:hAnsi="Times New Roman"/>
                <w:sz w:val="24"/>
              </w:rPr>
              <w:t>1</w:t>
            </w:r>
            <w:r>
              <w:rPr>
                <w:rFonts w:ascii="Times New Roman" w:hAnsi="Times New Roman"/>
                <w:sz w:val="24"/>
              </w:rPr>
              <w:t>.</w:t>
            </w:r>
            <w:r>
              <w:rPr>
                <w:rFonts w:hint="eastAsia" w:ascii="Times New Roman" w:hAnsi="Times New Roman"/>
                <w:sz w:val="24"/>
              </w:rPr>
              <w:t>21</w:t>
            </w: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</w:tcPr>
          <w:p w14:paraId="20665F37">
            <w:pPr>
              <w:jc w:val="center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</w:t>
            </w:r>
            <w:r>
              <w:rPr>
                <w:rFonts w:hint="eastAsia" w:ascii="Times New Roman" w:hAnsi="Times New Roman"/>
                <w:sz w:val="24"/>
              </w:rPr>
              <w:t>341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</w:tcPr>
          <w:p w14:paraId="125F894A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475" w:type="pct"/>
            <w:tcBorders>
              <w:top w:val="nil"/>
              <w:left w:val="nil"/>
              <w:bottom w:val="nil"/>
              <w:right w:val="nil"/>
            </w:tcBorders>
          </w:tcPr>
          <w:p w14:paraId="76229A38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</w:tcPr>
          <w:p w14:paraId="28835B58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14:paraId="165CF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958" w:type="pct"/>
            <w:tcBorders>
              <w:top w:val="nil"/>
              <w:left w:val="nil"/>
              <w:bottom w:val="nil"/>
              <w:right w:val="nil"/>
            </w:tcBorders>
          </w:tcPr>
          <w:p w14:paraId="7BEA35AA">
            <w:pPr>
              <w:rPr>
                <w:rFonts w:ascii="Times New Roman" w:hAnsi="Times New Roman"/>
                <w:sz w:val="24"/>
                <w:lang w:val="de-DE"/>
              </w:rPr>
            </w:pPr>
            <w:r>
              <w:rPr>
                <w:rFonts w:ascii="Times New Roman" w:hAnsi="Times New Roman"/>
                <w:sz w:val="24"/>
                <w:lang w:val="de-DE"/>
              </w:rPr>
              <w:t xml:space="preserve">Maximum tumor diameter </w:t>
            </w:r>
            <w:r>
              <w:rPr>
                <w:rFonts w:ascii="Times New Roman" w:hAnsi="Times New Roman" w:eastAsia="Times New Roman"/>
                <w:sz w:val="24"/>
                <w:lang w:val="de-DE"/>
              </w:rPr>
              <w:t>(</w:t>
            </w:r>
            <w:r>
              <w:rPr>
                <w:rFonts w:ascii="Times New Roman" w:hAnsi="Times New Roman"/>
                <w:sz w:val="24"/>
                <w:lang w:val="de-DE"/>
              </w:rPr>
              <w:t>&lt;10</w:t>
            </w:r>
            <w:r>
              <w:rPr>
                <w:rFonts w:ascii="Times New Roman" w:hAnsi="Times New Roman" w:eastAsia="Times New Roman"/>
                <w:sz w:val="24"/>
                <w:lang w:val="de-DE"/>
              </w:rPr>
              <w:t xml:space="preserve"> vs </w:t>
            </w:r>
            <w:r>
              <w:rPr>
                <w:rFonts w:ascii="Times New Roman" w:hAnsi="Times New Roman"/>
                <w:sz w:val="24"/>
                <w:lang w:val="de-DE"/>
              </w:rPr>
              <w:t>≥10 cm</w:t>
            </w:r>
            <w:r>
              <w:rPr>
                <w:rFonts w:ascii="Times New Roman" w:hAnsi="Times New Roman" w:eastAsia="Times New Roman"/>
                <w:sz w:val="24"/>
                <w:lang w:val="de-DE"/>
              </w:rPr>
              <w:t>)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</w:tcPr>
          <w:p w14:paraId="6319C333">
            <w:pPr>
              <w:jc w:val="center"/>
              <w:rPr>
                <w:rFonts w:ascii="Times New Roman" w:hAnsi="Times New Roman"/>
                <w:sz w:val="24"/>
                <w:lang w:val="de-DE"/>
              </w:rPr>
            </w:pPr>
            <w:r>
              <w:rPr>
                <w:rFonts w:ascii="Times New Roman" w:hAnsi="Times New Roman"/>
                <w:sz w:val="24"/>
                <w:lang w:val="de-DE"/>
              </w:rPr>
              <w:t>0.78</w:t>
            </w:r>
          </w:p>
        </w:tc>
        <w:tc>
          <w:tcPr>
            <w:tcW w:w="475" w:type="pct"/>
            <w:tcBorders>
              <w:top w:val="nil"/>
              <w:left w:val="nil"/>
              <w:bottom w:val="nil"/>
              <w:right w:val="nil"/>
            </w:tcBorders>
          </w:tcPr>
          <w:p w14:paraId="6E6272E3">
            <w:pPr>
              <w:jc w:val="center"/>
              <w:rPr>
                <w:rFonts w:ascii="Times New Roman" w:hAnsi="Times New Roman"/>
                <w:sz w:val="24"/>
                <w:lang w:val="de-DE"/>
              </w:rPr>
            </w:pPr>
            <w:r>
              <w:rPr>
                <w:rFonts w:ascii="Times New Roman" w:hAnsi="Times New Roman"/>
                <w:sz w:val="24"/>
                <w:lang w:val="de-DE"/>
              </w:rPr>
              <w:t>0.53-1.13</w:t>
            </w: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</w:tcPr>
          <w:p w14:paraId="51DE55DD">
            <w:pPr>
              <w:jc w:val="center"/>
              <w:rPr>
                <w:rFonts w:ascii="Times New Roman" w:hAnsi="Times New Roman" w:eastAsia="宋体"/>
                <w:sz w:val="24"/>
                <w:lang w:val="de-DE"/>
              </w:rPr>
            </w:pPr>
            <w:r>
              <w:rPr>
                <w:rFonts w:ascii="Times New Roman" w:hAnsi="Times New Roman"/>
                <w:sz w:val="24"/>
                <w:lang w:val="de-DE"/>
              </w:rPr>
              <w:t>0.191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</w:tcPr>
          <w:p w14:paraId="5990F299">
            <w:pPr>
              <w:jc w:val="center"/>
              <w:rPr>
                <w:rFonts w:ascii="Times New Roman" w:hAnsi="Times New Roman"/>
                <w:sz w:val="24"/>
                <w:lang w:val="de-DE"/>
              </w:rPr>
            </w:pPr>
          </w:p>
        </w:tc>
        <w:tc>
          <w:tcPr>
            <w:tcW w:w="475" w:type="pct"/>
            <w:tcBorders>
              <w:top w:val="nil"/>
              <w:left w:val="nil"/>
              <w:bottom w:val="nil"/>
              <w:right w:val="nil"/>
            </w:tcBorders>
          </w:tcPr>
          <w:p w14:paraId="28B7C654">
            <w:pPr>
              <w:jc w:val="center"/>
              <w:rPr>
                <w:rFonts w:ascii="Times New Roman" w:hAnsi="Times New Roman"/>
                <w:sz w:val="24"/>
                <w:lang w:val="de-DE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</w:tcPr>
          <w:p w14:paraId="2D4049D3">
            <w:pPr>
              <w:jc w:val="center"/>
              <w:rPr>
                <w:rFonts w:ascii="Times New Roman" w:hAnsi="Times New Roman"/>
                <w:sz w:val="24"/>
                <w:lang w:val="de-DE"/>
              </w:rPr>
            </w:pPr>
          </w:p>
        </w:tc>
      </w:tr>
      <w:tr w14:paraId="327A9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958" w:type="pct"/>
            <w:tcBorders>
              <w:top w:val="nil"/>
              <w:left w:val="nil"/>
              <w:bottom w:val="nil"/>
              <w:right w:val="nil"/>
            </w:tcBorders>
          </w:tcPr>
          <w:p w14:paraId="088F7B49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Tumor number</w:t>
            </w:r>
            <w:r>
              <w:rPr>
                <w:rFonts w:hint="eastAsia"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 w:eastAsia="Times New Roman"/>
                <w:sz w:val="24"/>
              </w:rPr>
              <w:t>(</w:t>
            </w:r>
            <w:r>
              <w:rPr>
                <w:rFonts w:hint="eastAsia" w:ascii="Times New Roman" w:hAnsi="Times New Roman"/>
                <w:sz w:val="24"/>
              </w:rPr>
              <w:t>s</w:t>
            </w:r>
            <w:r>
              <w:rPr>
                <w:rFonts w:ascii="Times New Roman" w:hAnsi="Times New Roman"/>
                <w:sz w:val="24"/>
              </w:rPr>
              <w:t>ingle</w:t>
            </w:r>
            <w:r>
              <w:rPr>
                <w:rFonts w:ascii="Times New Roman" w:hAnsi="Times New Roman" w:eastAsia="Times New Roman"/>
                <w:sz w:val="24"/>
              </w:rPr>
              <w:t xml:space="preserve"> vs </w:t>
            </w:r>
            <w:r>
              <w:rPr>
                <w:rFonts w:hint="eastAsia" w:ascii="Times New Roman" w:hAnsi="Times New Roman"/>
                <w:sz w:val="24"/>
              </w:rPr>
              <w:t>m</w:t>
            </w:r>
            <w:r>
              <w:rPr>
                <w:rFonts w:ascii="Times New Roman" w:hAnsi="Times New Roman"/>
                <w:sz w:val="24"/>
              </w:rPr>
              <w:t>ultiple</w:t>
            </w:r>
            <w:r>
              <w:rPr>
                <w:rFonts w:ascii="Times New Roman" w:hAnsi="Times New Roman" w:eastAsia="Times New Roman"/>
                <w:sz w:val="24"/>
              </w:rPr>
              <w:t>)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</w:tcPr>
          <w:p w14:paraId="037953D3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0.64</w:t>
            </w:r>
          </w:p>
        </w:tc>
        <w:tc>
          <w:tcPr>
            <w:tcW w:w="475" w:type="pct"/>
            <w:tcBorders>
              <w:top w:val="nil"/>
              <w:left w:val="nil"/>
              <w:bottom w:val="nil"/>
              <w:right w:val="nil"/>
            </w:tcBorders>
          </w:tcPr>
          <w:p w14:paraId="609170E2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0</w:t>
            </w:r>
            <w:r>
              <w:rPr>
                <w:rFonts w:ascii="Times New Roman" w:hAnsi="Times New Roman"/>
                <w:sz w:val="24"/>
              </w:rPr>
              <w:t>.</w:t>
            </w:r>
            <w:r>
              <w:rPr>
                <w:rFonts w:hint="eastAsia" w:ascii="Times New Roman" w:hAnsi="Times New Roman"/>
                <w:sz w:val="24"/>
              </w:rPr>
              <w:t>44</w:t>
            </w:r>
            <w:r>
              <w:rPr>
                <w:rFonts w:ascii="Times New Roman" w:hAnsi="Times New Roman"/>
                <w:sz w:val="24"/>
              </w:rPr>
              <w:t>-</w:t>
            </w:r>
            <w:r>
              <w:rPr>
                <w:rFonts w:hint="eastAsia" w:ascii="Times New Roman" w:hAnsi="Times New Roman"/>
                <w:sz w:val="24"/>
              </w:rPr>
              <w:t>0</w:t>
            </w:r>
            <w:r>
              <w:rPr>
                <w:rFonts w:ascii="Times New Roman" w:hAnsi="Times New Roman"/>
                <w:sz w:val="24"/>
              </w:rPr>
              <w:t>.</w:t>
            </w:r>
            <w:r>
              <w:rPr>
                <w:rFonts w:hint="eastAsia" w:ascii="Times New Roman" w:hAnsi="Times New Roman"/>
                <w:sz w:val="24"/>
              </w:rPr>
              <w:t>94</w:t>
            </w: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</w:tcPr>
          <w:p w14:paraId="46A486E3">
            <w:pPr>
              <w:jc w:val="center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0.0</w:t>
            </w:r>
            <w:r>
              <w:rPr>
                <w:rFonts w:hint="eastAsia" w:ascii="Times New Roman" w:hAnsi="Times New Roman"/>
                <w:sz w:val="24"/>
              </w:rPr>
              <w:t>22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</w:tcPr>
          <w:p w14:paraId="30D784D0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0</w:t>
            </w:r>
            <w:r>
              <w:rPr>
                <w:rFonts w:ascii="Times New Roman" w:hAnsi="Times New Roman"/>
                <w:sz w:val="24"/>
              </w:rPr>
              <w:t>.</w:t>
            </w:r>
            <w:r>
              <w:rPr>
                <w:rFonts w:hint="eastAsia" w:ascii="Times New Roman" w:hAnsi="Times New Roman"/>
                <w:sz w:val="24"/>
              </w:rPr>
              <w:t>73</w:t>
            </w:r>
          </w:p>
        </w:tc>
        <w:tc>
          <w:tcPr>
            <w:tcW w:w="475" w:type="pct"/>
            <w:tcBorders>
              <w:top w:val="nil"/>
              <w:left w:val="nil"/>
              <w:bottom w:val="nil"/>
              <w:right w:val="nil"/>
            </w:tcBorders>
          </w:tcPr>
          <w:p w14:paraId="570EEAF0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0</w:t>
            </w:r>
            <w:r>
              <w:rPr>
                <w:rFonts w:ascii="Times New Roman" w:hAnsi="Times New Roman"/>
                <w:sz w:val="24"/>
              </w:rPr>
              <w:t>.</w:t>
            </w:r>
            <w:r>
              <w:rPr>
                <w:rFonts w:hint="eastAsia" w:ascii="Times New Roman" w:hAnsi="Times New Roman"/>
                <w:sz w:val="24"/>
              </w:rPr>
              <w:t>62</w:t>
            </w:r>
            <w:r>
              <w:rPr>
                <w:rFonts w:ascii="Times New Roman" w:hAnsi="Times New Roman"/>
                <w:sz w:val="24"/>
              </w:rPr>
              <w:t>-</w:t>
            </w:r>
            <w:r>
              <w:rPr>
                <w:rFonts w:hint="eastAsia" w:ascii="Times New Roman" w:hAnsi="Times New Roman"/>
                <w:sz w:val="24"/>
              </w:rPr>
              <w:t>0</w:t>
            </w:r>
            <w:r>
              <w:rPr>
                <w:rFonts w:ascii="Times New Roman" w:hAnsi="Times New Roman"/>
                <w:sz w:val="24"/>
              </w:rPr>
              <w:t>.</w:t>
            </w:r>
            <w:r>
              <w:rPr>
                <w:rFonts w:hint="eastAsia" w:ascii="Times New Roman" w:hAnsi="Times New Roman"/>
                <w:sz w:val="24"/>
              </w:rPr>
              <w:t>86</w:t>
            </w: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</w:tcPr>
          <w:p w14:paraId="7257EF0C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&lt;</w:t>
            </w:r>
            <w:r>
              <w:rPr>
                <w:rFonts w:hint="eastAsia"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0.001</w:t>
            </w:r>
          </w:p>
        </w:tc>
      </w:tr>
      <w:tr w14:paraId="70F64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958" w:type="pct"/>
            <w:tcBorders>
              <w:top w:val="nil"/>
              <w:left w:val="nil"/>
              <w:bottom w:val="nil"/>
              <w:right w:val="nil"/>
            </w:tcBorders>
          </w:tcPr>
          <w:p w14:paraId="23AD1B7B">
            <w:pPr>
              <w:widowControl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eastAsia="OTNEJMScalaSansLF"/>
                <w:kern w:val="0"/>
                <w:sz w:val="24"/>
              </w:rPr>
              <w:t>Macrovascular invasion</w:t>
            </w:r>
            <w:r>
              <w:rPr>
                <w:rFonts w:hint="eastAsia" w:ascii="Times New Roman" w:hAnsi="Times New Roman" w:eastAsia="OTNEJMScalaSansLF"/>
                <w:kern w:val="0"/>
                <w:sz w:val="24"/>
              </w:rPr>
              <w:t xml:space="preserve"> </w:t>
            </w:r>
            <w:r>
              <w:rPr>
                <w:rFonts w:ascii="Times New Roman" w:hAnsi="Times New Roman" w:eastAsia="Times New Roman"/>
                <w:sz w:val="24"/>
              </w:rPr>
              <w:t>(</w:t>
            </w:r>
            <w:r>
              <w:rPr>
                <w:rFonts w:hint="eastAsia" w:ascii="Times New Roman" w:hAnsi="Times New Roman"/>
                <w:sz w:val="24"/>
              </w:rPr>
              <w:t>absent</w:t>
            </w:r>
            <w:r>
              <w:rPr>
                <w:rFonts w:ascii="Times New Roman" w:hAnsi="Times New Roman" w:eastAsia="Times New Roman"/>
                <w:sz w:val="24"/>
              </w:rPr>
              <w:t xml:space="preserve"> vs </w:t>
            </w:r>
            <w:r>
              <w:rPr>
                <w:rFonts w:hint="eastAsia" w:ascii="Times New Roman" w:hAnsi="Times New Roman"/>
                <w:sz w:val="24"/>
              </w:rPr>
              <w:t>present</w:t>
            </w:r>
            <w:r>
              <w:rPr>
                <w:rFonts w:ascii="Times New Roman" w:hAnsi="Times New Roman" w:eastAsia="Times New Roman"/>
                <w:sz w:val="24"/>
              </w:rPr>
              <w:t>)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</w:tcPr>
          <w:p w14:paraId="4303FE92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0.74</w:t>
            </w:r>
          </w:p>
        </w:tc>
        <w:tc>
          <w:tcPr>
            <w:tcW w:w="475" w:type="pct"/>
            <w:tcBorders>
              <w:top w:val="nil"/>
              <w:left w:val="nil"/>
              <w:bottom w:val="nil"/>
              <w:right w:val="nil"/>
            </w:tcBorders>
          </w:tcPr>
          <w:p w14:paraId="0B4A0C6C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0</w:t>
            </w:r>
            <w:r>
              <w:rPr>
                <w:rFonts w:ascii="Times New Roman" w:hAnsi="Times New Roman"/>
                <w:sz w:val="24"/>
              </w:rPr>
              <w:t>.</w:t>
            </w:r>
            <w:r>
              <w:rPr>
                <w:rFonts w:hint="eastAsia" w:ascii="Times New Roman" w:hAnsi="Times New Roman"/>
                <w:sz w:val="24"/>
              </w:rPr>
              <w:t>50</w:t>
            </w:r>
            <w:r>
              <w:rPr>
                <w:rFonts w:ascii="Times New Roman" w:hAnsi="Times New Roman"/>
                <w:sz w:val="24"/>
              </w:rPr>
              <w:t>-</w:t>
            </w:r>
            <w:r>
              <w:rPr>
                <w:rFonts w:hint="eastAsia" w:ascii="Times New Roman" w:hAnsi="Times New Roman"/>
                <w:sz w:val="24"/>
              </w:rPr>
              <w:t>1</w:t>
            </w:r>
            <w:r>
              <w:rPr>
                <w:rFonts w:ascii="Times New Roman" w:hAnsi="Times New Roman"/>
                <w:sz w:val="24"/>
              </w:rPr>
              <w:t>.</w:t>
            </w:r>
            <w:r>
              <w:rPr>
                <w:rFonts w:hint="eastAsia" w:ascii="Times New Roman" w:hAnsi="Times New Roman"/>
                <w:sz w:val="24"/>
              </w:rPr>
              <w:t>10</w:t>
            </w: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</w:tcPr>
          <w:p w14:paraId="32CB357F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</w:t>
            </w:r>
            <w:r>
              <w:rPr>
                <w:rFonts w:hint="eastAsia" w:ascii="Times New Roman" w:hAnsi="Times New Roman"/>
                <w:sz w:val="24"/>
              </w:rPr>
              <w:t>136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</w:tcPr>
          <w:p w14:paraId="38D00DB2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475" w:type="pct"/>
            <w:tcBorders>
              <w:top w:val="nil"/>
              <w:left w:val="nil"/>
              <w:bottom w:val="nil"/>
              <w:right w:val="nil"/>
            </w:tcBorders>
          </w:tcPr>
          <w:p w14:paraId="20AA4739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</w:tcPr>
          <w:p w14:paraId="3F7B1C37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14:paraId="09145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958" w:type="pct"/>
            <w:tcBorders>
              <w:top w:val="nil"/>
              <w:left w:val="nil"/>
              <w:bottom w:val="nil"/>
              <w:right w:val="nil"/>
            </w:tcBorders>
          </w:tcPr>
          <w:p w14:paraId="32248601">
            <w:pPr>
              <w:widowControl/>
              <w:jc w:val="left"/>
              <w:rPr>
                <w:rFonts w:ascii="Times New Roman" w:hAnsi="Times New Roman" w:eastAsia="OTNEJMScalaSansLF"/>
                <w:kern w:val="0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Extrahepatic metastasis</w:t>
            </w:r>
            <w:r>
              <w:rPr>
                <w:rFonts w:ascii="Times New Roman" w:hAnsi="Times New Roman" w:eastAsia="OTNEJMScalaSansLF"/>
                <w:kern w:val="0"/>
                <w:sz w:val="24"/>
              </w:rPr>
              <w:t xml:space="preserve"> </w:t>
            </w:r>
            <w:r>
              <w:rPr>
                <w:rFonts w:ascii="Times New Roman" w:hAnsi="Times New Roman" w:eastAsia="Times New Roman"/>
                <w:sz w:val="24"/>
              </w:rPr>
              <w:t>(</w:t>
            </w:r>
            <w:r>
              <w:rPr>
                <w:rFonts w:hint="eastAsia" w:ascii="Times New Roman" w:hAnsi="Times New Roman"/>
                <w:sz w:val="24"/>
              </w:rPr>
              <w:t>absent</w:t>
            </w:r>
            <w:r>
              <w:rPr>
                <w:rFonts w:ascii="Times New Roman" w:hAnsi="Times New Roman" w:eastAsia="Times New Roman"/>
                <w:sz w:val="24"/>
              </w:rPr>
              <w:t xml:space="preserve"> vs </w:t>
            </w:r>
            <w:r>
              <w:rPr>
                <w:rFonts w:hint="eastAsia" w:ascii="Times New Roman" w:hAnsi="Times New Roman"/>
                <w:sz w:val="24"/>
              </w:rPr>
              <w:t>present</w:t>
            </w:r>
            <w:r>
              <w:rPr>
                <w:rFonts w:ascii="Times New Roman" w:hAnsi="Times New Roman" w:eastAsia="Times New Roman"/>
                <w:sz w:val="24"/>
              </w:rPr>
              <w:t>)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</w:tcPr>
          <w:p w14:paraId="3E35B519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0.55</w:t>
            </w:r>
          </w:p>
        </w:tc>
        <w:tc>
          <w:tcPr>
            <w:tcW w:w="475" w:type="pct"/>
            <w:tcBorders>
              <w:top w:val="nil"/>
              <w:left w:val="nil"/>
              <w:bottom w:val="nil"/>
              <w:right w:val="nil"/>
            </w:tcBorders>
          </w:tcPr>
          <w:p w14:paraId="2D7146AA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0</w:t>
            </w:r>
            <w:r>
              <w:rPr>
                <w:rFonts w:ascii="Times New Roman" w:hAnsi="Times New Roman"/>
                <w:sz w:val="24"/>
              </w:rPr>
              <w:t>.</w:t>
            </w:r>
            <w:r>
              <w:rPr>
                <w:rFonts w:hint="eastAsia" w:ascii="Times New Roman" w:hAnsi="Times New Roman"/>
                <w:sz w:val="24"/>
              </w:rPr>
              <w:t>34</w:t>
            </w:r>
            <w:r>
              <w:rPr>
                <w:rFonts w:ascii="Times New Roman" w:hAnsi="Times New Roman"/>
                <w:sz w:val="24"/>
              </w:rPr>
              <w:t>-</w:t>
            </w:r>
            <w:r>
              <w:rPr>
                <w:rFonts w:hint="eastAsia" w:ascii="Times New Roman" w:hAnsi="Times New Roman"/>
                <w:sz w:val="24"/>
              </w:rPr>
              <w:t>0</w:t>
            </w:r>
            <w:r>
              <w:rPr>
                <w:rFonts w:ascii="Times New Roman" w:hAnsi="Times New Roman"/>
                <w:sz w:val="24"/>
              </w:rPr>
              <w:t>.</w:t>
            </w:r>
            <w:r>
              <w:rPr>
                <w:rFonts w:hint="eastAsia" w:ascii="Times New Roman" w:hAnsi="Times New Roman"/>
                <w:sz w:val="24"/>
              </w:rPr>
              <w:t>89</w:t>
            </w: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</w:tcPr>
          <w:p w14:paraId="6DB0C5A4">
            <w:pPr>
              <w:jc w:val="center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0.0</w:t>
            </w:r>
            <w:r>
              <w:rPr>
                <w:rFonts w:hint="eastAsia" w:ascii="Times New Roman" w:hAnsi="Times New Roman"/>
                <w:sz w:val="24"/>
              </w:rPr>
              <w:t>14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</w:tcPr>
          <w:p w14:paraId="319B1545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0</w:t>
            </w:r>
            <w:r>
              <w:rPr>
                <w:rFonts w:ascii="Times New Roman" w:hAnsi="Times New Roman"/>
                <w:sz w:val="24"/>
              </w:rPr>
              <w:t>.</w:t>
            </w:r>
            <w:r>
              <w:rPr>
                <w:rFonts w:hint="eastAsia" w:ascii="Times New Roman" w:hAnsi="Times New Roman"/>
                <w:sz w:val="24"/>
              </w:rPr>
              <w:t>51</w:t>
            </w:r>
          </w:p>
        </w:tc>
        <w:tc>
          <w:tcPr>
            <w:tcW w:w="475" w:type="pct"/>
            <w:tcBorders>
              <w:top w:val="nil"/>
              <w:left w:val="nil"/>
              <w:bottom w:val="nil"/>
              <w:right w:val="nil"/>
            </w:tcBorders>
          </w:tcPr>
          <w:p w14:paraId="258BD91A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0</w:t>
            </w:r>
            <w:r>
              <w:rPr>
                <w:rFonts w:ascii="Times New Roman" w:hAnsi="Times New Roman"/>
                <w:sz w:val="24"/>
              </w:rPr>
              <w:t>.</w:t>
            </w:r>
            <w:r>
              <w:rPr>
                <w:rFonts w:hint="eastAsia" w:ascii="Times New Roman" w:hAnsi="Times New Roman"/>
                <w:sz w:val="24"/>
              </w:rPr>
              <w:t>44</w:t>
            </w:r>
            <w:r>
              <w:rPr>
                <w:rFonts w:ascii="Times New Roman" w:hAnsi="Times New Roman"/>
                <w:sz w:val="24"/>
              </w:rPr>
              <w:t>-</w:t>
            </w:r>
            <w:r>
              <w:rPr>
                <w:rFonts w:hint="eastAsia" w:ascii="Times New Roman" w:hAnsi="Times New Roman"/>
                <w:sz w:val="24"/>
              </w:rPr>
              <w:t>0</w:t>
            </w:r>
            <w:r>
              <w:rPr>
                <w:rFonts w:ascii="Times New Roman" w:hAnsi="Times New Roman"/>
                <w:sz w:val="24"/>
              </w:rPr>
              <w:t>.</w:t>
            </w:r>
            <w:r>
              <w:rPr>
                <w:rFonts w:hint="eastAsia" w:ascii="Times New Roman" w:hAnsi="Times New Roman"/>
                <w:sz w:val="24"/>
              </w:rPr>
              <w:t>61</w:t>
            </w: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</w:tcPr>
          <w:p w14:paraId="0114768B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&lt;</w:t>
            </w:r>
            <w:r>
              <w:rPr>
                <w:rFonts w:hint="eastAsia"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0.001</w:t>
            </w:r>
          </w:p>
        </w:tc>
      </w:tr>
      <w:tr w14:paraId="68686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958" w:type="pct"/>
            <w:tcBorders>
              <w:top w:val="nil"/>
              <w:left w:val="nil"/>
              <w:bottom w:val="nil"/>
              <w:right w:val="nil"/>
            </w:tcBorders>
          </w:tcPr>
          <w:p w14:paraId="6CBBA899">
            <w:pPr>
              <w:widowControl/>
              <w:jc w:val="left"/>
              <w:rPr>
                <w:rFonts w:ascii="Times New Roman" w:hAnsi="Times New Roman" w:eastAsia="宋体"/>
                <w:kern w:val="0"/>
                <w:szCs w:val="21"/>
              </w:rPr>
            </w:pPr>
            <w:r>
              <w:rPr>
                <w:rFonts w:hint="eastAsia" w:ascii="Times New Roman" w:hAnsi="Times New Roman"/>
                <w:kern w:val="0"/>
                <w:szCs w:val="21"/>
              </w:rPr>
              <w:t>Combination (TACE vs HAIC)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</w:tcPr>
          <w:p w14:paraId="763FD407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0.74</w:t>
            </w:r>
          </w:p>
        </w:tc>
        <w:tc>
          <w:tcPr>
            <w:tcW w:w="475" w:type="pct"/>
            <w:tcBorders>
              <w:top w:val="nil"/>
              <w:left w:val="nil"/>
              <w:bottom w:val="nil"/>
              <w:right w:val="nil"/>
            </w:tcBorders>
          </w:tcPr>
          <w:p w14:paraId="09B5FC12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0.61-0.90</w:t>
            </w: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</w:tcPr>
          <w:p w14:paraId="2593E4D4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0.002</w:t>
            </w:r>
          </w:p>
        </w:tc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</w:tcPr>
          <w:p w14:paraId="35BE6BE3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0.68</w:t>
            </w:r>
          </w:p>
        </w:tc>
        <w:tc>
          <w:tcPr>
            <w:tcW w:w="475" w:type="pct"/>
            <w:tcBorders>
              <w:top w:val="nil"/>
              <w:left w:val="nil"/>
              <w:bottom w:val="nil"/>
              <w:right w:val="nil"/>
            </w:tcBorders>
          </w:tcPr>
          <w:p w14:paraId="653DB941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0.57-0.84</w:t>
            </w:r>
          </w:p>
        </w:tc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</w:tcPr>
          <w:p w14:paraId="0BF8F1FF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&lt;</w:t>
            </w:r>
            <w:r>
              <w:rPr>
                <w:rFonts w:hint="eastAsia"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0.001</w:t>
            </w:r>
          </w:p>
        </w:tc>
      </w:tr>
      <w:tr w14:paraId="61223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958" w:type="pct"/>
            <w:tcBorders>
              <w:top w:val="nil"/>
              <w:left w:val="nil"/>
              <w:bottom w:val="single" w:color="auto" w:sz="12" w:space="0"/>
              <w:right w:val="nil"/>
            </w:tcBorders>
          </w:tcPr>
          <w:p w14:paraId="0977F32E">
            <w:pPr>
              <w:widowControl/>
              <w:jc w:val="left"/>
              <w:rPr>
                <w:rFonts w:ascii="Times New Roman" w:hAnsi="Times New Roman" w:eastAsia="宋体"/>
                <w:kern w:val="0"/>
                <w:szCs w:val="21"/>
              </w:rPr>
            </w:pPr>
            <w:r>
              <w:rPr>
                <w:rFonts w:hint="eastAsia" w:ascii="Times New Roman" w:hAnsi="Times New Roman"/>
                <w:kern w:val="0"/>
                <w:szCs w:val="21"/>
              </w:rPr>
              <w:t xml:space="preserve">Combined with </w:t>
            </w:r>
            <w:r>
              <w:rPr>
                <w:rFonts w:ascii="Times New Roman" w:hAnsi="Times New Roman" w:eastAsia="宋体" w:cs="Times New Roman"/>
                <w:sz w:val="22"/>
                <w:szCs w:val="22"/>
                <w:lang w:bidi="ar"/>
              </w:rPr>
              <w:t>anti-angiogenic agents</w:t>
            </w:r>
            <w:r>
              <w:rPr>
                <w:rFonts w:hint="eastAsia" w:ascii="Times New Roman" w:hAnsi="Times New Roman" w:eastAsia="宋体"/>
                <w:kern w:val="0"/>
                <w:sz w:val="24"/>
              </w:rPr>
              <w:t xml:space="preserve"> </w:t>
            </w:r>
            <w:r>
              <w:rPr>
                <w:rFonts w:ascii="Times New Roman" w:hAnsi="Times New Roman" w:eastAsia="Times New Roman"/>
                <w:sz w:val="24"/>
              </w:rPr>
              <w:t>(</w:t>
            </w:r>
            <w:r>
              <w:rPr>
                <w:rFonts w:hint="eastAsia" w:ascii="Times New Roman" w:hAnsi="Times New Roman" w:eastAsia="宋体"/>
                <w:sz w:val="24"/>
              </w:rPr>
              <w:t>yes</w:t>
            </w:r>
            <w:r>
              <w:rPr>
                <w:rFonts w:ascii="Times New Roman" w:hAnsi="Times New Roman" w:eastAsia="Times New Roman"/>
                <w:sz w:val="24"/>
              </w:rPr>
              <w:t xml:space="preserve"> vs </w:t>
            </w:r>
            <w:r>
              <w:rPr>
                <w:rFonts w:hint="eastAsia" w:ascii="Times New Roman" w:hAnsi="Times New Roman" w:eastAsia="宋体"/>
                <w:sz w:val="24"/>
              </w:rPr>
              <w:t>no</w:t>
            </w:r>
            <w:r>
              <w:rPr>
                <w:rFonts w:ascii="Times New Roman" w:hAnsi="Times New Roman" w:eastAsia="Times New Roman"/>
                <w:sz w:val="24"/>
              </w:rPr>
              <w:t>)</w:t>
            </w:r>
          </w:p>
        </w:tc>
        <w:tc>
          <w:tcPr>
            <w:tcW w:w="646" w:type="pct"/>
            <w:tcBorders>
              <w:top w:val="nil"/>
              <w:left w:val="nil"/>
              <w:bottom w:val="single" w:color="auto" w:sz="12" w:space="0"/>
              <w:right w:val="nil"/>
            </w:tcBorders>
          </w:tcPr>
          <w:p w14:paraId="59B8CF73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1.01</w:t>
            </w:r>
          </w:p>
        </w:tc>
        <w:tc>
          <w:tcPr>
            <w:tcW w:w="475" w:type="pct"/>
            <w:tcBorders>
              <w:top w:val="nil"/>
              <w:left w:val="nil"/>
              <w:bottom w:val="single" w:color="auto" w:sz="12" w:space="0"/>
              <w:right w:val="nil"/>
            </w:tcBorders>
          </w:tcPr>
          <w:p w14:paraId="21FB6145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0.85-1.19</w:t>
            </w:r>
          </w:p>
        </w:tc>
        <w:tc>
          <w:tcPr>
            <w:tcW w:w="399" w:type="pct"/>
            <w:tcBorders>
              <w:top w:val="nil"/>
              <w:left w:val="nil"/>
              <w:bottom w:val="single" w:color="auto" w:sz="12" w:space="0"/>
              <w:right w:val="nil"/>
            </w:tcBorders>
          </w:tcPr>
          <w:p w14:paraId="43CF5C86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0.946</w:t>
            </w:r>
          </w:p>
        </w:tc>
        <w:tc>
          <w:tcPr>
            <w:tcW w:w="646" w:type="pct"/>
            <w:tcBorders>
              <w:top w:val="nil"/>
              <w:left w:val="nil"/>
              <w:bottom w:val="single" w:color="auto" w:sz="12" w:space="0"/>
              <w:right w:val="nil"/>
            </w:tcBorders>
          </w:tcPr>
          <w:p w14:paraId="051D4CF6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475" w:type="pct"/>
            <w:tcBorders>
              <w:top w:val="nil"/>
              <w:left w:val="nil"/>
              <w:bottom w:val="single" w:color="auto" w:sz="12" w:space="0"/>
              <w:right w:val="nil"/>
            </w:tcBorders>
          </w:tcPr>
          <w:p w14:paraId="501E2965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single" w:color="auto" w:sz="12" w:space="0"/>
              <w:right w:val="nil"/>
            </w:tcBorders>
          </w:tcPr>
          <w:p w14:paraId="3026F217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</w:tr>
    </w:tbl>
    <w:p w14:paraId="431B2011">
      <w:pPr>
        <w:rPr>
          <w:sz w:val="24"/>
        </w:rPr>
      </w:pPr>
      <w:r>
        <w:rPr>
          <w:rFonts w:ascii="Times New Roman" w:hAnsi="Times New Roman"/>
          <w:sz w:val="24"/>
        </w:rPr>
        <w:t>ECOG PS,</w:t>
      </w:r>
      <w:r>
        <w:rPr>
          <w:rFonts w:hint="eastAsia" w:ascii="Times New Roman" w:hAnsi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Eastern Cooperative Oncology Group Performance status;</w:t>
      </w:r>
      <w:r>
        <w:rPr>
          <w:rFonts w:ascii="Times New Roman" w:hAnsi="Times New Roman"/>
          <w:sz w:val="24"/>
        </w:rPr>
        <w:t xml:space="preserve"> CI,</w:t>
      </w:r>
      <w:r>
        <w:rPr>
          <w:rFonts w:hint="eastAsia"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confidence interval</w:t>
      </w:r>
      <w:r>
        <w:rPr>
          <w:rFonts w:hint="eastAsia" w:ascii="Times New Roman" w:hAnsi="Times New Roman" w:eastAsia="微软雅黑"/>
          <w:sz w:val="24"/>
        </w:rPr>
        <w:t>.</w:t>
      </w:r>
    </w:p>
    <w:p w14:paraId="02AA135B">
      <w:pPr>
        <w:sectPr>
          <w:pgSz w:w="16838" w:h="11906" w:orient="landscape"/>
          <w:pgMar w:top="1800" w:right="1440" w:bottom="1800" w:left="1440" w:header="851" w:footer="992" w:gutter="0"/>
          <w:cols w:space="720" w:num="1"/>
          <w:docGrid w:type="lines" w:linePitch="312" w:charSpace="0"/>
        </w:sectPr>
      </w:pPr>
    </w:p>
    <w:p w14:paraId="51B5421B">
      <w:pPr>
        <w:spacing w:line="360" w:lineRule="auto"/>
        <w:jc w:val="left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/>
          <w:bCs/>
          <w:sz w:val="24"/>
        </w:rPr>
        <w:t xml:space="preserve">Supplementary </w:t>
      </w:r>
      <w:r>
        <w:rPr>
          <w:rFonts w:ascii="Times New Roman" w:hAnsi="Times New Roman" w:eastAsia="宋体" w:cs="Times New Roman"/>
          <w:b/>
          <w:bCs/>
          <w:sz w:val="24"/>
        </w:rPr>
        <w:t>T</w:t>
      </w:r>
      <w:r>
        <w:rPr>
          <w:rFonts w:hint="eastAsia" w:ascii="Times New Roman" w:hAnsi="Times New Roman" w:eastAsia="宋体" w:cs="Times New Roman"/>
          <w:b/>
          <w:bCs/>
          <w:sz w:val="24"/>
        </w:rPr>
        <w:t>able 5</w:t>
      </w:r>
      <w:r>
        <w:rPr>
          <w:rFonts w:ascii="Times New Roman" w:hAnsi="Times New Roman" w:cs="Times New Roman"/>
          <w:b/>
          <w:bCs/>
          <w:sz w:val="24"/>
        </w:rPr>
        <w:t>.</w:t>
      </w:r>
      <w:r>
        <w:rPr>
          <w:rFonts w:hint="eastAsia"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Comparison of adverse events</w:t>
      </w:r>
      <w:r>
        <w:rPr>
          <w:rFonts w:hint="eastAsia" w:ascii="Times New Roman" w:hAnsi="Times New Roman" w:cs="Times New Roman"/>
          <w:sz w:val="24"/>
        </w:rPr>
        <w:t xml:space="preserve"> related </w:t>
      </w:r>
      <w:r>
        <w:rPr>
          <w:rFonts w:ascii="Times New Roman" w:hAnsi="Times New Roman" w:cs="Times New Roman"/>
          <w:sz w:val="24"/>
        </w:rPr>
        <w:t xml:space="preserve">to </w:t>
      </w:r>
      <w:r>
        <w:rPr>
          <w:rFonts w:hint="eastAsia" w:ascii="Times New Roman" w:hAnsi="Times New Roman"/>
          <w:sz w:val="24"/>
        </w:rPr>
        <w:t>PD-1 inhibitor-based combination therapy</w:t>
      </w:r>
      <w:r>
        <w:rPr>
          <w:rFonts w:ascii="Times New Roman" w:hAnsi="Times New Roman" w:cs="Times New Roman"/>
          <w:sz w:val="24"/>
        </w:rPr>
        <w:t xml:space="preserve"> in the entire cohort, stratified by whether they achieved </w:t>
      </w:r>
      <w:r>
        <w:rPr>
          <w:rFonts w:hint="eastAsia" w:ascii="Times New Roman" w:hAnsi="Times New Roman" w:cs="Times New Roman"/>
          <w:sz w:val="24"/>
        </w:rPr>
        <w:t xml:space="preserve">clinical </w:t>
      </w:r>
      <w:r>
        <w:rPr>
          <w:rFonts w:ascii="Times New Roman" w:hAnsi="Times New Roman" w:cs="Times New Roman"/>
          <w:sz w:val="24"/>
        </w:rPr>
        <w:t>complete</w:t>
      </w:r>
      <w:r>
        <w:rPr>
          <w:rFonts w:hint="eastAsia"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response</w:t>
      </w:r>
      <w:r>
        <w:rPr>
          <w:rFonts w:hint="eastAsia"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after </w:t>
      </w:r>
      <w:r>
        <w:rPr>
          <w:rFonts w:hint="eastAsia" w:ascii="Times New Roman" w:hAnsi="Times New Roman"/>
          <w:sz w:val="24"/>
        </w:rPr>
        <w:t>PD-1 inhibitor-based combination therapy</w:t>
      </w:r>
      <w:r>
        <w:rPr>
          <w:rFonts w:hint="eastAsia" w:ascii="Times New Roman" w:hAnsi="Times New Roman" w:cs="Times New Roman"/>
          <w:sz w:val="24"/>
        </w:rPr>
        <w:t>.</w:t>
      </w:r>
    </w:p>
    <w:tbl>
      <w:tblPr>
        <w:tblStyle w:val="8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1267"/>
        <w:gridCol w:w="1432"/>
        <w:gridCol w:w="1338"/>
        <w:gridCol w:w="1570"/>
        <w:gridCol w:w="1616"/>
        <w:gridCol w:w="1891"/>
        <w:gridCol w:w="1222"/>
        <w:gridCol w:w="1432"/>
      </w:tblGrid>
      <w:tr w14:paraId="6F237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847" w:type="pct"/>
            <w:tcBorders>
              <w:top w:val="single" w:color="auto" w:sz="12" w:space="0"/>
              <w:left w:val="nil"/>
              <w:bottom w:val="nil"/>
              <w:right w:val="nil"/>
            </w:tcBorders>
          </w:tcPr>
          <w:p w14:paraId="31B5DA8E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52" w:type="pct"/>
            <w:gridSpan w:val="2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</w:tcPr>
          <w:p w14:paraId="77570BF0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Total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(</w:t>
            </w:r>
            <w:r>
              <w:rPr>
                <w:rFonts w:hint="eastAsia" w:ascii="Times New Roman" w:hAnsi="Times New Roman" w:cs="Times New Roman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n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= 1266)</w:t>
            </w:r>
          </w:p>
        </w:tc>
        <w:tc>
          <w:tcPr>
            <w:tcW w:w="1026" w:type="pct"/>
            <w:gridSpan w:val="2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</w:tcPr>
          <w:p w14:paraId="6C56A874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Achieved complete response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(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 xml:space="preserve">n </w:t>
            </w: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= 200)</w:t>
            </w:r>
          </w:p>
        </w:tc>
        <w:tc>
          <w:tcPr>
            <w:tcW w:w="1237" w:type="pct"/>
            <w:gridSpan w:val="2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</w:tcPr>
          <w:p w14:paraId="54F05B45">
            <w:pPr>
              <w:jc w:val="center"/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Did not achieve complete response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(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 xml:space="preserve">n </w:t>
            </w: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= 1066)</w:t>
            </w:r>
          </w:p>
        </w:tc>
        <w:tc>
          <w:tcPr>
            <w:tcW w:w="936" w:type="pct"/>
            <w:gridSpan w:val="2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</w:tcPr>
          <w:p w14:paraId="23EA509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p *</w:t>
            </w:r>
          </w:p>
        </w:tc>
      </w:tr>
      <w:tr w14:paraId="2990D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</w:trPr>
        <w:tc>
          <w:tcPr>
            <w:tcW w:w="847" w:type="pct"/>
            <w:tcBorders>
              <w:top w:val="nil"/>
              <w:left w:val="nil"/>
              <w:bottom w:val="single" w:color="auto" w:sz="6" w:space="0"/>
              <w:right w:val="nil"/>
            </w:tcBorders>
          </w:tcPr>
          <w:p w14:paraId="3F5D3FA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Adverse event</w:t>
            </w:r>
          </w:p>
        </w:tc>
        <w:tc>
          <w:tcPr>
            <w:tcW w:w="447" w:type="pct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</w:tcPr>
          <w:p w14:paraId="775F9858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Any grade</w:t>
            </w:r>
          </w:p>
        </w:tc>
        <w:tc>
          <w:tcPr>
            <w:tcW w:w="505" w:type="pct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</w:tcPr>
          <w:p w14:paraId="29646E64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Grade 3 or 4</w:t>
            </w:r>
          </w:p>
        </w:tc>
        <w:tc>
          <w:tcPr>
            <w:tcW w:w="472" w:type="pct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</w:tcPr>
          <w:p w14:paraId="0CEBC713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Any grade</w:t>
            </w:r>
          </w:p>
        </w:tc>
        <w:tc>
          <w:tcPr>
            <w:tcW w:w="553" w:type="pct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</w:tcPr>
          <w:p w14:paraId="4C40E81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Grade 3 or 4</w:t>
            </w:r>
          </w:p>
        </w:tc>
        <w:tc>
          <w:tcPr>
            <w:tcW w:w="570" w:type="pct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</w:tcPr>
          <w:p w14:paraId="71147911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Any grade</w:t>
            </w:r>
          </w:p>
        </w:tc>
        <w:tc>
          <w:tcPr>
            <w:tcW w:w="667" w:type="pct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</w:tcPr>
          <w:p w14:paraId="397582A7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Grade 3 or 4</w:t>
            </w:r>
          </w:p>
        </w:tc>
        <w:tc>
          <w:tcPr>
            <w:tcW w:w="431" w:type="pct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</w:tcPr>
          <w:p w14:paraId="6C2215B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Any grade</w:t>
            </w:r>
          </w:p>
        </w:tc>
        <w:tc>
          <w:tcPr>
            <w:tcW w:w="505" w:type="pct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</w:tcPr>
          <w:p w14:paraId="72A7C72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Grade 3 or 4</w:t>
            </w:r>
          </w:p>
        </w:tc>
      </w:tr>
      <w:tr w14:paraId="5F6F3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</w:trPr>
        <w:tc>
          <w:tcPr>
            <w:tcW w:w="847" w:type="pct"/>
            <w:tcBorders>
              <w:top w:val="nil"/>
              <w:left w:val="nil"/>
              <w:bottom w:val="nil"/>
              <w:right w:val="nil"/>
            </w:tcBorders>
          </w:tcPr>
          <w:p w14:paraId="35A502FB">
            <w:pPr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Abdominal pain</w:t>
            </w:r>
          </w:p>
        </w:tc>
        <w:tc>
          <w:tcPr>
            <w:tcW w:w="447" w:type="pct"/>
            <w:tcBorders>
              <w:top w:val="nil"/>
              <w:left w:val="nil"/>
              <w:bottom w:val="nil"/>
              <w:right w:val="nil"/>
            </w:tcBorders>
          </w:tcPr>
          <w:p w14:paraId="16701CDF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234 (18.5)</w:t>
            </w:r>
          </w:p>
        </w:tc>
        <w:tc>
          <w:tcPr>
            <w:tcW w:w="505" w:type="pct"/>
            <w:tcBorders>
              <w:top w:val="nil"/>
              <w:left w:val="nil"/>
              <w:bottom w:val="nil"/>
              <w:right w:val="nil"/>
            </w:tcBorders>
          </w:tcPr>
          <w:p w14:paraId="661047A3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30 (2.4)</w:t>
            </w:r>
          </w:p>
        </w:tc>
        <w:tc>
          <w:tcPr>
            <w:tcW w:w="472" w:type="pct"/>
            <w:tcBorders>
              <w:top w:val="nil"/>
              <w:left w:val="nil"/>
              <w:bottom w:val="nil"/>
              <w:right w:val="nil"/>
            </w:tcBorders>
          </w:tcPr>
          <w:p w14:paraId="199934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 xml:space="preserve">38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(19.1)</w:t>
            </w: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</w:tcPr>
          <w:p w14:paraId="256C9A2D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8 (4.2)</w:t>
            </w:r>
          </w:p>
        </w:tc>
        <w:tc>
          <w:tcPr>
            <w:tcW w:w="570" w:type="pct"/>
            <w:tcBorders>
              <w:top w:val="nil"/>
              <w:left w:val="nil"/>
              <w:bottom w:val="nil"/>
              <w:right w:val="nil"/>
            </w:tcBorders>
          </w:tcPr>
          <w:p w14:paraId="5263705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 xml:space="preserve">196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(18.4)</w:t>
            </w:r>
          </w:p>
        </w:tc>
        <w:tc>
          <w:tcPr>
            <w:tcW w:w="667" w:type="pct"/>
            <w:tcBorders>
              <w:top w:val="nil"/>
              <w:left w:val="nil"/>
              <w:bottom w:val="nil"/>
              <w:right w:val="nil"/>
            </w:tcBorders>
          </w:tcPr>
          <w:p w14:paraId="4BD971B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22 (2.1)</w:t>
            </w:r>
          </w:p>
        </w:tc>
        <w:tc>
          <w:tcPr>
            <w:tcW w:w="431" w:type="pct"/>
            <w:tcBorders>
              <w:top w:val="nil"/>
              <w:left w:val="nil"/>
              <w:bottom w:val="nil"/>
              <w:right w:val="nil"/>
            </w:tcBorders>
          </w:tcPr>
          <w:p w14:paraId="6FECC84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0.837</w:t>
            </w:r>
          </w:p>
        </w:tc>
        <w:tc>
          <w:tcPr>
            <w:tcW w:w="505" w:type="pct"/>
            <w:tcBorders>
              <w:top w:val="nil"/>
              <w:left w:val="nil"/>
              <w:bottom w:val="nil"/>
              <w:right w:val="nil"/>
            </w:tcBorders>
          </w:tcPr>
          <w:p w14:paraId="69CC589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0.162</w:t>
            </w:r>
          </w:p>
        </w:tc>
      </w:tr>
      <w:tr w14:paraId="0134C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</w:trPr>
        <w:tc>
          <w:tcPr>
            <w:tcW w:w="847" w:type="pct"/>
            <w:tcBorders>
              <w:top w:val="nil"/>
              <w:left w:val="nil"/>
              <w:bottom w:val="nil"/>
              <w:right w:val="nil"/>
            </w:tcBorders>
          </w:tcPr>
          <w:p w14:paraId="47D0D897">
            <w:pPr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Fever</w:t>
            </w:r>
          </w:p>
        </w:tc>
        <w:tc>
          <w:tcPr>
            <w:tcW w:w="447" w:type="pct"/>
            <w:tcBorders>
              <w:top w:val="nil"/>
              <w:left w:val="nil"/>
              <w:bottom w:val="nil"/>
              <w:right w:val="nil"/>
            </w:tcBorders>
          </w:tcPr>
          <w:p w14:paraId="3211FB8A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234 (18.5)</w:t>
            </w:r>
          </w:p>
        </w:tc>
        <w:tc>
          <w:tcPr>
            <w:tcW w:w="505" w:type="pct"/>
            <w:tcBorders>
              <w:top w:val="nil"/>
              <w:left w:val="nil"/>
              <w:bottom w:val="nil"/>
              <w:right w:val="nil"/>
            </w:tcBorders>
          </w:tcPr>
          <w:p w14:paraId="76EB9913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86 (6.8)</w:t>
            </w:r>
          </w:p>
        </w:tc>
        <w:tc>
          <w:tcPr>
            <w:tcW w:w="472" w:type="pct"/>
            <w:tcBorders>
              <w:top w:val="nil"/>
              <w:left w:val="nil"/>
              <w:bottom w:val="nil"/>
              <w:right w:val="nil"/>
            </w:tcBorders>
          </w:tcPr>
          <w:p w14:paraId="475C53B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37 (18.3)</w:t>
            </w: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</w:tcPr>
          <w:p w14:paraId="3C05011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11 (5.6)</w:t>
            </w:r>
          </w:p>
        </w:tc>
        <w:tc>
          <w:tcPr>
            <w:tcW w:w="570" w:type="pct"/>
            <w:tcBorders>
              <w:top w:val="nil"/>
              <w:left w:val="nil"/>
              <w:bottom w:val="nil"/>
              <w:right w:val="nil"/>
            </w:tcBorders>
          </w:tcPr>
          <w:p w14:paraId="2707356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197 (18.5)</w:t>
            </w:r>
          </w:p>
        </w:tc>
        <w:tc>
          <w:tcPr>
            <w:tcW w:w="667" w:type="pct"/>
            <w:tcBorders>
              <w:top w:val="nil"/>
              <w:left w:val="nil"/>
              <w:bottom w:val="nil"/>
              <w:right w:val="nil"/>
            </w:tcBorders>
          </w:tcPr>
          <w:p w14:paraId="5A999CA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75 (7.0)</w:t>
            </w:r>
          </w:p>
        </w:tc>
        <w:tc>
          <w:tcPr>
            <w:tcW w:w="431" w:type="pct"/>
            <w:tcBorders>
              <w:top w:val="nil"/>
              <w:left w:val="nil"/>
              <w:bottom w:val="nil"/>
              <w:right w:val="nil"/>
            </w:tcBorders>
          </w:tcPr>
          <w:p w14:paraId="521B3E0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0.995</w:t>
            </w:r>
          </w:p>
        </w:tc>
        <w:tc>
          <w:tcPr>
            <w:tcW w:w="505" w:type="pct"/>
            <w:tcBorders>
              <w:top w:val="nil"/>
              <w:left w:val="nil"/>
              <w:bottom w:val="nil"/>
              <w:right w:val="nil"/>
            </w:tcBorders>
          </w:tcPr>
          <w:p w14:paraId="7A28904D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0.428</w:t>
            </w:r>
          </w:p>
        </w:tc>
      </w:tr>
      <w:tr w14:paraId="75A82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</w:trPr>
        <w:tc>
          <w:tcPr>
            <w:tcW w:w="847" w:type="pct"/>
            <w:tcBorders>
              <w:top w:val="nil"/>
              <w:left w:val="nil"/>
              <w:bottom w:val="nil"/>
              <w:right w:val="nil"/>
            </w:tcBorders>
          </w:tcPr>
          <w:p w14:paraId="608685FE">
            <w:pPr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Fatigue</w:t>
            </w:r>
          </w:p>
        </w:tc>
        <w:tc>
          <w:tcPr>
            <w:tcW w:w="447" w:type="pct"/>
            <w:tcBorders>
              <w:top w:val="nil"/>
              <w:left w:val="nil"/>
              <w:bottom w:val="nil"/>
              <w:right w:val="nil"/>
            </w:tcBorders>
          </w:tcPr>
          <w:p w14:paraId="23CF3F3D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247 (19.5)</w:t>
            </w:r>
          </w:p>
        </w:tc>
        <w:tc>
          <w:tcPr>
            <w:tcW w:w="505" w:type="pct"/>
            <w:tcBorders>
              <w:top w:val="nil"/>
              <w:left w:val="nil"/>
              <w:bottom w:val="nil"/>
              <w:right w:val="nil"/>
            </w:tcBorders>
          </w:tcPr>
          <w:p w14:paraId="60B9BD8E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91 (7.2)</w:t>
            </w:r>
          </w:p>
        </w:tc>
        <w:tc>
          <w:tcPr>
            <w:tcW w:w="472" w:type="pct"/>
            <w:tcBorders>
              <w:top w:val="nil"/>
              <w:left w:val="nil"/>
              <w:bottom w:val="nil"/>
              <w:right w:val="nil"/>
            </w:tcBorders>
          </w:tcPr>
          <w:p w14:paraId="50A9EBD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36 (18.2)</w:t>
            </w: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</w:tcPr>
          <w:p w14:paraId="21C98F9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11 (5.5)</w:t>
            </w:r>
          </w:p>
        </w:tc>
        <w:tc>
          <w:tcPr>
            <w:tcW w:w="570" w:type="pct"/>
            <w:tcBorders>
              <w:top w:val="nil"/>
              <w:left w:val="nil"/>
              <w:bottom w:val="nil"/>
              <w:right w:val="nil"/>
            </w:tcBorders>
          </w:tcPr>
          <w:p w14:paraId="4C9670B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211 (19.8)</w:t>
            </w:r>
          </w:p>
        </w:tc>
        <w:tc>
          <w:tcPr>
            <w:tcW w:w="667" w:type="pct"/>
            <w:tcBorders>
              <w:top w:val="nil"/>
              <w:left w:val="nil"/>
              <w:bottom w:val="nil"/>
              <w:right w:val="nil"/>
            </w:tcBorders>
          </w:tcPr>
          <w:p w14:paraId="426E122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80 (7.5)</w:t>
            </w:r>
          </w:p>
        </w:tc>
        <w:tc>
          <w:tcPr>
            <w:tcW w:w="431" w:type="pct"/>
            <w:tcBorders>
              <w:top w:val="nil"/>
              <w:left w:val="nil"/>
              <w:bottom w:val="nil"/>
              <w:right w:val="nil"/>
            </w:tcBorders>
          </w:tcPr>
          <w:p w14:paraId="13BBA34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0.557</w:t>
            </w:r>
          </w:p>
        </w:tc>
        <w:tc>
          <w:tcPr>
            <w:tcW w:w="505" w:type="pct"/>
            <w:tcBorders>
              <w:top w:val="nil"/>
              <w:left w:val="nil"/>
              <w:bottom w:val="nil"/>
              <w:right w:val="nil"/>
            </w:tcBorders>
          </w:tcPr>
          <w:p w14:paraId="2072F83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0.314</w:t>
            </w:r>
          </w:p>
        </w:tc>
      </w:tr>
      <w:tr w14:paraId="021E7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</w:trPr>
        <w:tc>
          <w:tcPr>
            <w:tcW w:w="847" w:type="pct"/>
            <w:tcBorders>
              <w:top w:val="nil"/>
              <w:left w:val="nil"/>
              <w:bottom w:val="nil"/>
              <w:right w:val="nil"/>
            </w:tcBorders>
          </w:tcPr>
          <w:p w14:paraId="4E24AF0D">
            <w:pPr>
              <w:widowControl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Abnormal liver function</w:t>
            </w:r>
          </w:p>
        </w:tc>
        <w:tc>
          <w:tcPr>
            <w:tcW w:w="447" w:type="pct"/>
            <w:tcBorders>
              <w:top w:val="nil"/>
              <w:left w:val="nil"/>
              <w:bottom w:val="nil"/>
              <w:right w:val="nil"/>
            </w:tcBorders>
          </w:tcPr>
          <w:p w14:paraId="705C64F4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210 (16.6)</w:t>
            </w:r>
          </w:p>
        </w:tc>
        <w:tc>
          <w:tcPr>
            <w:tcW w:w="505" w:type="pct"/>
            <w:tcBorders>
              <w:top w:val="nil"/>
              <w:left w:val="nil"/>
              <w:bottom w:val="nil"/>
              <w:right w:val="nil"/>
            </w:tcBorders>
          </w:tcPr>
          <w:p w14:paraId="2399DFAD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35 (2.8)</w:t>
            </w:r>
          </w:p>
        </w:tc>
        <w:tc>
          <w:tcPr>
            <w:tcW w:w="472" w:type="pct"/>
            <w:tcBorders>
              <w:top w:val="nil"/>
              <w:left w:val="nil"/>
              <w:bottom w:val="nil"/>
              <w:right w:val="nil"/>
            </w:tcBorders>
          </w:tcPr>
          <w:p w14:paraId="6126AD3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35 (17.7)</w:t>
            </w: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</w:tcPr>
          <w:p w14:paraId="23CFE7C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7 (3.6)</w:t>
            </w:r>
          </w:p>
        </w:tc>
        <w:tc>
          <w:tcPr>
            <w:tcW w:w="570" w:type="pct"/>
            <w:tcBorders>
              <w:top w:val="nil"/>
              <w:left w:val="nil"/>
              <w:bottom w:val="nil"/>
              <w:right w:val="nil"/>
            </w:tcBorders>
          </w:tcPr>
          <w:p w14:paraId="79FAA99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175 (16.4)</w:t>
            </w:r>
          </w:p>
        </w:tc>
        <w:tc>
          <w:tcPr>
            <w:tcW w:w="667" w:type="pct"/>
            <w:tcBorders>
              <w:top w:val="nil"/>
              <w:left w:val="nil"/>
              <w:bottom w:val="nil"/>
              <w:right w:val="nil"/>
            </w:tcBorders>
          </w:tcPr>
          <w:p w14:paraId="20499EFD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28 (2.6)</w:t>
            </w:r>
          </w:p>
        </w:tc>
        <w:tc>
          <w:tcPr>
            <w:tcW w:w="431" w:type="pct"/>
            <w:tcBorders>
              <w:top w:val="nil"/>
              <w:left w:val="nil"/>
              <w:bottom w:val="nil"/>
              <w:right w:val="nil"/>
            </w:tcBorders>
          </w:tcPr>
          <w:p w14:paraId="4365172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0.705</w:t>
            </w:r>
          </w:p>
        </w:tc>
        <w:tc>
          <w:tcPr>
            <w:tcW w:w="505" w:type="pct"/>
            <w:tcBorders>
              <w:top w:val="nil"/>
              <w:left w:val="nil"/>
              <w:bottom w:val="nil"/>
              <w:right w:val="nil"/>
            </w:tcBorders>
          </w:tcPr>
          <w:p w14:paraId="18369C7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0.489</w:t>
            </w:r>
          </w:p>
        </w:tc>
      </w:tr>
      <w:tr w14:paraId="2A102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</w:trPr>
        <w:tc>
          <w:tcPr>
            <w:tcW w:w="847" w:type="pct"/>
            <w:tcBorders>
              <w:top w:val="nil"/>
              <w:left w:val="nil"/>
              <w:bottom w:val="nil"/>
              <w:right w:val="nil"/>
            </w:tcBorders>
          </w:tcPr>
          <w:p w14:paraId="67175A10">
            <w:pPr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Skin rash</w:t>
            </w:r>
          </w:p>
        </w:tc>
        <w:tc>
          <w:tcPr>
            <w:tcW w:w="447" w:type="pct"/>
            <w:tcBorders>
              <w:top w:val="nil"/>
              <w:left w:val="nil"/>
              <w:bottom w:val="nil"/>
              <w:right w:val="nil"/>
            </w:tcBorders>
          </w:tcPr>
          <w:p w14:paraId="05E700F1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233 (18.4)</w:t>
            </w:r>
          </w:p>
        </w:tc>
        <w:tc>
          <w:tcPr>
            <w:tcW w:w="505" w:type="pct"/>
            <w:tcBorders>
              <w:top w:val="nil"/>
              <w:left w:val="nil"/>
              <w:bottom w:val="nil"/>
              <w:right w:val="nil"/>
            </w:tcBorders>
          </w:tcPr>
          <w:p w14:paraId="0A1BE1F7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56 (4.4)</w:t>
            </w:r>
          </w:p>
        </w:tc>
        <w:tc>
          <w:tcPr>
            <w:tcW w:w="472" w:type="pct"/>
            <w:tcBorders>
              <w:top w:val="nil"/>
              <w:left w:val="nil"/>
              <w:bottom w:val="nil"/>
              <w:right w:val="nil"/>
            </w:tcBorders>
          </w:tcPr>
          <w:p w14:paraId="6AB86DFC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33 (16.4)</w:t>
            </w: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</w:tcPr>
          <w:p w14:paraId="406051A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11 (5.6)</w:t>
            </w:r>
          </w:p>
        </w:tc>
        <w:tc>
          <w:tcPr>
            <w:tcW w:w="570" w:type="pct"/>
            <w:tcBorders>
              <w:top w:val="nil"/>
              <w:left w:val="nil"/>
              <w:bottom w:val="nil"/>
              <w:right w:val="nil"/>
            </w:tcBorders>
          </w:tcPr>
          <w:p w14:paraId="4A29969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200 (18.8)</w:t>
            </w:r>
          </w:p>
        </w:tc>
        <w:tc>
          <w:tcPr>
            <w:tcW w:w="667" w:type="pct"/>
            <w:tcBorders>
              <w:top w:val="nil"/>
              <w:left w:val="nil"/>
              <w:bottom w:val="nil"/>
              <w:right w:val="nil"/>
            </w:tcBorders>
          </w:tcPr>
          <w:p w14:paraId="3881E7C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45 (4.2)</w:t>
            </w:r>
          </w:p>
        </w:tc>
        <w:tc>
          <w:tcPr>
            <w:tcW w:w="431" w:type="pct"/>
            <w:tcBorders>
              <w:top w:val="nil"/>
              <w:left w:val="nil"/>
              <w:bottom w:val="nil"/>
              <w:right w:val="nil"/>
            </w:tcBorders>
          </w:tcPr>
          <w:p w14:paraId="6AA6AD5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0.449</w:t>
            </w:r>
          </w:p>
        </w:tc>
        <w:tc>
          <w:tcPr>
            <w:tcW w:w="505" w:type="pct"/>
            <w:tcBorders>
              <w:top w:val="nil"/>
              <w:left w:val="nil"/>
              <w:bottom w:val="nil"/>
              <w:right w:val="nil"/>
            </w:tcBorders>
          </w:tcPr>
          <w:p w14:paraId="1754C4D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0.420</w:t>
            </w:r>
          </w:p>
        </w:tc>
      </w:tr>
      <w:tr w14:paraId="7122F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</w:trPr>
        <w:tc>
          <w:tcPr>
            <w:tcW w:w="847" w:type="pct"/>
            <w:tcBorders>
              <w:top w:val="nil"/>
              <w:left w:val="nil"/>
              <w:bottom w:val="nil"/>
              <w:right w:val="nil"/>
            </w:tcBorders>
          </w:tcPr>
          <w:p w14:paraId="48590023">
            <w:pPr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Hypertension</w:t>
            </w:r>
          </w:p>
        </w:tc>
        <w:tc>
          <w:tcPr>
            <w:tcW w:w="447" w:type="pct"/>
            <w:tcBorders>
              <w:top w:val="nil"/>
              <w:left w:val="nil"/>
              <w:bottom w:val="nil"/>
              <w:right w:val="nil"/>
            </w:tcBorders>
          </w:tcPr>
          <w:p w14:paraId="1967108A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206 (16.3)</w:t>
            </w:r>
          </w:p>
        </w:tc>
        <w:tc>
          <w:tcPr>
            <w:tcW w:w="505" w:type="pct"/>
            <w:tcBorders>
              <w:top w:val="nil"/>
              <w:left w:val="nil"/>
              <w:bottom w:val="nil"/>
              <w:right w:val="nil"/>
            </w:tcBorders>
          </w:tcPr>
          <w:p w14:paraId="21F23F19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43 (3.4)</w:t>
            </w:r>
          </w:p>
        </w:tc>
        <w:tc>
          <w:tcPr>
            <w:tcW w:w="472" w:type="pct"/>
            <w:tcBorders>
              <w:top w:val="nil"/>
              <w:left w:val="nil"/>
              <w:bottom w:val="nil"/>
              <w:right w:val="nil"/>
            </w:tcBorders>
          </w:tcPr>
          <w:p w14:paraId="656B681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31 (15.5)</w:t>
            </w: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</w:tcPr>
          <w:p w14:paraId="648420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10 (5.1)</w:t>
            </w:r>
          </w:p>
        </w:tc>
        <w:tc>
          <w:tcPr>
            <w:tcW w:w="570" w:type="pct"/>
            <w:tcBorders>
              <w:top w:val="nil"/>
              <w:left w:val="nil"/>
              <w:bottom w:val="nil"/>
              <w:right w:val="nil"/>
            </w:tcBorders>
          </w:tcPr>
          <w:p w14:paraId="3BE6782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175 (16.4)</w:t>
            </w:r>
          </w:p>
        </w:tc>
        <w:tc>
          <w:tcPr>
            <w:tcW w:w="667" w:type="pct"/>
            <w:tcBorders>
              <w:top w:val="nil"/>
              <w:left w:val="nil"/>
              <w:bottom w:val="nil"/>
              <w:right w:val="nil"/>
            </w:tcBorders>
          </w:tcPr>
          <w:p w14:paraId="139C017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33 (3.1)</w:t>
            </w:r>
          </w:p>
        </w:tc>
        <w:tc>
          <w:tcPr>
            <w:tcW w:w="431" w:type="pct"/>
            <w:tcBorders>
              <w:top w:val="nil"/>
              <w:left w:val="nil"/>
              <w:bottom w:val="nil"/>
              <w:right w:val="nil"/>
            </w:tcBorders>
          </w:tcPr>
          <w:p w14:paraId="62F17D9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0.747</w:t>
            </w:r>
          </w:p>
        </w:tc>
        <w:tc>
          <w:tcPr>
            <w:tcW w:w="505" w:type="pct"/>
            <w:tcBorders>
              <w:top w:val="nil"/>
              <w:left w:val="nil"/>
              <w:bottom w:val="nil"/>
              <w:right w:val="nil"/>
            </w:tcBorders>
          </w:tcPr>
          <w:p w14:paraId="656BBC4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0.172</w:t>
            </w:r>
          </w:p>
        </w:tc>
      </w:tr>
      <w:tr w14:paraId="75EA7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</w:trPr>
        <w:tc>
          <w:tcPr>
            <w:tcW w:w="847" w:type="pct"/>
            <w:tcBorders>
              <w:top w:val="nil"/>
              <w:left w:val="nil"/>
              <w:bottom w:val="nil"/>
              <w:right w:val="nil"/>
            </w:tcBorders>
          </w:tcPr>
          <w:p w14:paraId="65C52B24">
            <w:pPr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Hand–foot skin reaction</w:t>
            </w:r>
          </w:p>
        </w:tc>
        <w:tc>
          <w:tcPr>
            <w:tcW w:w="447" w:type="pct"/>
            <w:tcBorders>
              <w:top w:val="nil"/>
              <w:left w:val="nil"/>
              <w:bottom w:val="nil"/>
              <w:right w:val="nil"/>
            </w:tcBorders>
          </w:tcPr>
          <w:p w14:paraId="5814F37F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219 (17.3)</w:t>
            </w:r>
          </w:p>
        </w:tc>
        <w:tc>
          <w:tcPr>
            <w:tcW w:w="505" w:type="pct"/>
            <w:tcBorders>
              <w:top w:val="nil"/>
              <w:left w:val="nil"/>
              <w:bottom w:val="nil"/>
              <w:right w:val="nil"/>
            </w:tcBorders>
          </w:tcPr>
          <w:p w14:paraId="36CE2CCC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48 (3.8)</w:t>
            </w:r>
          </w:p>
        </w:tc>
        <w:tc>
          <w:tcPr>
            <w:tcW w:w="472" w:type="pct"/>
            <w:tcBorders>
              <w:top w:val="nil"/>
              <w:left w:val="nil"/>
              <w:bottom w:val="nil"/>
              <w:right w:val="nil"/>
            </w:tcBorders>
          </w:tcPr>
          <w:p w14:paraId="1E9969E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29 (14.3)</w:t>
            </w: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</w:tcPr>
          <w:p w14:paraId="7E806395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6 (2.8)</w:t>
            </w:r>
          </w:p>
        </w:tc>
        <w:tc>
          <w:tcPr>
            <w:tcW w:w="570" w:type="pct"/>
            <w:tcBorders>
              <w:top w:val="nil"/>
              <w:left w:val="nil"/>
              <w:bottom w:val="nil"/>
              <w:right w:val="nil"/>
            </w:tcBorders>
          </w:tcPr>
          <w:p w14:paraId="1E7952D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190 (17.8)</w:t>
            </w:r>
          </w:p>
        </w:tc>
        <w:tc>
          <w:tcPr>
            <w:tcW w:w="667" w:type="pct"/>
            <w:tcBorders>
              <w:top w:val="nil"/>
              <w:left w:val="nil"/>
              <w:bottom w:val="nil"/>
              <w:right w:val="nil"/>
            </w:tcBorders>
          </w:tcPr>
          <w:p w14:paraId="2F6B40B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42 (3.9)</w:t>
            </w:r>
          </w:p>
        </w:tc>
        <w:tc>
          <w:tcPr>
            <w:tcW w:w="431" w:type="pct"/>
            <w:tcBorders>
              <w:top w:val="nil"/>
              <w:left w:val="nil"/>
              <w:bottom w:val="nil"/>
              <w:right w:val="nil"/>
            </w:tcBorders>
          </w:tcPr>
          <w:p w14:paraId="409DB08D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0.254</w:t>
            </w:r>
          </w:p>
        </w:tc>
        <w:tc>
          <w:tcPr>
            <w:tcW w:w="505" w:type="pct"/>
            <w:tcBorders>
              <w:top w:val="nil"/>
              <w:left w:val="nil"/>
              <w:bottom w:val="nil"/>
              <w:right w:val="nil"/>
            </w:tcBorders>
          </w:tcPr>
          <w:p w14:paraId="7C8ADA6D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0.523</w:t>
            </w:r>
          </w:p>
        </w:tc>
      </w:tr>
      <w:tr w14:paraId="77D25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</w:trPr>
        <w:tc>
          <w:tcPr>
            <w:tcW w:w="847" w:type="pct"/>
            <w:tcBorders>
              <w:top w:val="nil"/>
              <w:left w:val="nil"/>
              <w:bottom w:val="nil"/>
              <w:right w:val="nil"/>
            </w:tcBorders>
          </w:tcPr>
          <w:p w14:paraId="3E5218B6">
            <w:pPr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Decreased appetite</w:t>
            </w:r>
          </w:p>
        </w:tc>
        <w:tc>
          <w:tcPr>
            <w:tcW w:w="447" w:type="pct"/>
            <w:tcBorders>
              <w:top w:val="nil"/>
              <w:left w:val="nil"/>
              <w:bottom w:val="nil"/>
              <w:right w:val="nil"/>
            </w:tcBorders>
          </w:tcPr>
          <w:p w14:paraId="6E8AC5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153 (12.1)</w:t>
            </w:r>
          </w:p>
        </w:tc>
        <w:tc>
          <w:tcPr>
            <w:tcW w:w="505" w:type="pct"/>
            <w:tcBorders>
              <w:top w:val="nil"/>
              <w:left w:val="nil"/>
              <w:bottom w:val="nil"/>
              <w:right w:val="nil"/>
            </w:tcBorders>
          </w:tcPr>
          <w:p w14:paraId="5CD9C2B6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69 (5.5)</w:t>
            </w:r>
          </w:p>
        </w:tc>
        <w:tc>
          <w:tcPr>
            <w:tcW w:w="472" w:type="pct"/>
            <w:tcBorders>
              <w:top w:val="nil"/>
              <w:left w:val="nil"/>
              <w:bottom w:val="nil"/>
              <w:right w:val="nil"/>
            </w:tcBorders>
          </w:tcPr>
          <w:p w14:paraId="290FB7A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27 (13.6)</w:t>
            </w: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</w:tcPr>
          <w:p w14:paraId="5B046A76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 xml:space="preserve">6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(3.2)</w:t>
            </w:r>
          </w:p>
        </w:tc>
        <w:tc>
          <w:tcPr>
            <w:tcW w:w="570" w:type="pct"/>
            <w:tcBorders>
              <w:top w:val="nil"/>
              <w:left w:val="nil"/>
              <w:bottom w:val="nil"/>
              <w:right w:val="nil"/>
            </w:tcBorders>
          </w:tcPr>
          <w:p w14:paraId="53751BF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126 (11.8)</w:t>
            </w:r>
          </w:p>
        </w:tc>
        <w:tc>
          <w:tcPr>
            <w:tcW w:w="667" w:type="pct"/>
            <w:tcBorders>
              <w:top w:val="nil"/>
              <w:left w:val="nil"/>
              <w:bottom w:val="nil"/>
              <w:right w:val="nil"/>
            </w:tcBorders>
          </w:tcPr>
          <w:p w14:paraId="4EBDB5A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63 (5.9)</w:t>
            </w:r>
          </w:p>
        </w:tc>
        <w:tc>
          <w:tcPr>
            <w:tcW w:w="431" w:type="pct"/>
            <w:tcBorders>
              <w:top w:val="nil"/>
              <w:left w:val="nil"/>
              <w:bottom w:val="nil"/>
              <w:right w:val="nil"/>
            </w:tcBorders>
          </w:tcPr>
          <w:p w14:paraId="5EEFB8D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0.504</w:t>
            </w:r>
          </w:p>
        </w:tc>
        <w:tc>
          <w:tcPr>
            <w:tcW w:w="505" w:type="pct"/>
            <w:tcBorders>
              <w:top w:val="nil"/>
              <w:left w:val="nil"/>
              <w:bottom w:val="nil"/>
              <w:right w:val="nil"/>
            </w:tcBorders>
          </w:tcPr>
          <w:p w14:paraId="2D92E7C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0.096</w:t>
            </w:r>
          </w:p>
        </w:tc>
      </w:tr>
      <w:tr w14:paraId="62F11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</w:trPr>
        <w:tc>
          <w:tcPr>
            <w:tcW w:w="847" w:type="pct"/>
            <w:tcBorders>
              <w:top w:val="nil"/>
              <w:left w:val="nil"/>
              <w:bottom w:val="nil"/>
              <w:right w:val="nil"/>
            </w:tcBorders>
          </w:tcPr>
          <w:p w14:paraId="5C79E70D">
            <w:pPr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Thrombocytopenia</w:t>
            </w:r>
          </w:p>
        </w:tc>
        <w:tc>
          <w:tcPr>
            <w:tcW w:w="447" w:type="pct"/>
            <w:tcBorders>
              <w:top w:val="nil"/>
              <w:left w:val="nil"/>
              <w:bottom w:val="nil"/>
              <w:right w:val="nil"/>
            </w:tcBorders>
          </w:tcPr>
          <w:p w14:paraId="4BA1C772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138 (10.9)</w:t>
            </w:r>
          </w:p>
        </w:tc>
        <w:tc>
          <w:tcPr>
            <w:tcW w:w="505" w:type="pct"/>
            <w:tcBorders>
              <w:top w:val="nil"/>
              <w:left w:val="nil"/>
              <w:bottom w:val="nil"/>
              <w:right w:val="nil"/>
            </w:tcBorders>
          </w:tcPr>
          <w:p w14:paraId="186D4592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55 (4.3)</w:t>
            </w:r>
          </w:p>
        </w:tc>
        <w:tc>
          <w:tcPr>
            <w:tcW w:w="472" w:type="pct"/>
            <w:tcBorders>
              <w:top w:val="nil"/>
              <w:left w:val="nil"/>
              <w:bottom w:val="nil"/>
              <w:right w:val="nil"/>
            </w:tcBorders>
          </w:tcPr>
          <w:p w14:paraId="3312ADC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25 (12.7)</w:t>
            </w: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</w:tcPr>
          <w:p w14:paraId="6EA0BC66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 xml:space="preserve">4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(2.0)</w:t>
            </w:r>
          </w:p>
        </w:tc>
        <w:tc>
          <w:tcPr>
            <w:tcW w:w="570" w:type="pct"/>
            <w:tcBorders>
              <w:top w:val="nil"/>
              <w:left w:val="nil"/>
              <w:bottom w:val="nil"/>
              <w:right w:val="nil"/>
            </w:tcBorders>
          </w:tcPr>
          <w:p w14:paraId="2768757D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113 (10.5)</w:t>
            </w:r>
          </w:p>
        </w:tc>
        <w:tc>
          <w:tcPr>
            <w:tcW w:w="667" w:type="pct"/>
            <w:tcBorders>
              <w:top w:val="nil"/>
              <w:left w:val="nil"/>
              <w:bottom w:val="nil"/>
              <w:right w:val="nil"/>
            </w:tcBorders>
          </w:tcPr>
          <w:p w14:paraId="6D700D8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51 (4.8)</w:t>
            </w:r>
          </w:p>
        </w:tc>
        <w:tc>
          <w:tcPr>
            <w:tcW w:w="431" w:type="pct"/>
            <w:tcBorders>
              <w:top w:val="nil"/>
              <w:left w:val="nil"/>
              <w:bottom w:val="nil"/>
              <w:right w:val="nil"/>
            </w:tcBorders>
          </w:tcPr>
          <w:p w14:paraId="7EC4F5EC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0.429</w:t>
            </w:r>
          </w:p>
        </w:tc>
        <w:tc>
          <w:tcPr>
            <w:tcW w:w="505" w:type="pct"/>
            <w:tcBorders>
              <w:top w:val="nil"/>
              <w:left w:val="nil"/>
              <w:bottom w:val="nil"/>
              <w:right w:val="nil"/>
            </w:tcBorders>
          </w:tcPr>
          <w:p w14:paraId="651B49F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0.076</w:t>
            </w:r>
          </w:p>
        </w:tc>
      </w:tr>
      <w:tr w14:paraId="2648C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</w:trPr>
        <w:tc>
          <w:tcPr>
            <w:tcW w:w="847" w:type="pct"/>
            <w:tcBorders>
              <w:top w:val="nil"/>
              <w:left w:val="nil"/>
              <w:bottom w:val="nil"/>
              <w:right w:val="nil"/>
            </w:tcBorders>
          </w:tcPr>
          <w:p w14:paraId="557855CC">
            <w:pPr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Nausea</w:t>
            </w:r>
          </w:p>
        </w:tc>
        <w:tc>
          <w:tcPr>
            <w:tcW w:w="447" w:type="pct"/>
            <w:tcBorders>
              <w:top w:val="nil"/>
              <w:left w:val="nil"/>
              <w:bottom w:val="nil"/>
              <w:right w:val="nil"/>
            </w:tcBorders>
          </w:tcPr>
          <w:p w14:paraId="04804768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137 (10.8)</w:t>
            </w:r>
          </w:p>
        </w:tc>
        <w:tc>
          <w:tcPr>
            <w:tcW w:w="505" w:type="pct"/>
            <w:tcBorders>
              <w:top w:val="nil"/>
              <w:left w:val="nil"/>
              <w:bottom w:val="nil"/>
              <w:right w:val="nil"/>
            </w:tcBorders>
          </w:tcPr>
          <w:p w14:paraId="48402185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42 (3.3)</w:t>
            </w:r>
          </w:p>
        </w:tc>
        <w:tc>
          <w:tcPr>
            <w:tcW w:w="472" w:type="pct"/>
            <w:tcBorders>
              <w:top w:val="nil"/>
              <w:left w:val="nil"/>
              <w:bottom w:val="nil"/>
              <w:right w:val="nil"/>
            </w:tcBorders>
          </w:tcPr>
          <w:p w14:paraId="5F52C2C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25 (12.4)</w:t>
            </w: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</w:tcPr>
          <w:p w14:paraId="0506655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5 (2.4)</w:t>
            </w:r>
          </w:p>
        </w:tc>
        <w:tc>
          <w:tcPr>
            <w:tcW w:w="570" w:type="pct"/>
            <w:tcBorders>
              <w:top w:val="nil"/>
              <w:left w:val="nil"/>
              <w:bottom w:val="nil"/>
              <w:right w:val="nil"/>
            </w:tcBorders>
          </w:tcPr>
          <w:p w14:paraId="616AA4C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112 (10.5)</w:t>
            </w:r>
          </w:p>
        </w:tc>
        <w:tc>
          <w:tcPr>
            <w:tcW w:w="667" w:type="pct"/>
            <w:tcBorders>
              <w:top w:val="nil"/>
              <w:left w:val="nil"/>
              <w:bottom w:val="nil"/>
              <w:right w:val="nil"/>
            </w:tcBorders>
          </w:tcPr>
          <w:p w14:paraId="53404EE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37 (3.5)</w:t>
            </w:r>
          </w:p>
        </w:tc>
        <w:tc>
          <w:tcPr>
            <w:tcW w:w="431" w:type="pct"/>
            <w:tcBorders>
              <w:top w:val="nil"/>
              <w:left w:val="nil"/>
              <w:bottom w:val="nil"/>
              <w:right w:val="nil"/>
            </w:tcBorders>
          </w:tcPr>
          <w:p w14:paraId="651F708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0.405</w:t>
            </w:r>
          </w:p>
        </w:tc>
        <w:tc>
          <w:tcPr>
            <w:tcW w:w="505" w:type="pct"/>
            <w:tcBorders>
              <w:top w:val="nil"/>
              <w:left w:val="nil"/>
              <w:bottom w:val="nil"/>
              <w:right w:val="nil"/>
            </w:tcBorders>
          </w:tcPr>
          <w:p w14:paraId="022D7E0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0.482</w:t>
            </w:r>
          </w:p>
        </w:tc>
      </w:tr>
      <w:tr w14:paraId="4BB99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</w:trPr>
        <w:tc>
          <w:tcPr>
            <w:tcW w:w="847" w:type="pct"/>
            <w:tcBorders>
              <w:top w:val="nil"/>
              <w:left w:val="nil"/>
              <w:bottom w:val="nil"/>
              <w:right w:val="nil"/>
            </w:tcBorders>
          </w:tcPr>
          <w:p w14:paraId="509C1426">
            <w:pPr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Anemia</w:t>
            </w:r>
          </w:p>
        </w:tc>
        <w:tc>
          <w:tcPr>
            <w:tcW w:w="447" w:type="pct"/>
            <w:tcBorders>
              <w:top w:val="nil"/>
              <w:left w:val="nil"/>
              <w:bottom w:val="nil"/>
              <w:right w:val="nil"/>
            </w:tcBorders>
          </w:tcPr>
          <w:p w14:paraId="0EBDE00E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161 (12.7)</w:t>
            </w:r>
          </w:p>
        </w:tc>
        <w:tc>
          <w:tcPr>
            <w:tcW w:w="505" w:type="pct"/>
            <w:tcBorders>
              <w:top w:val="nil"/>
              <w:left w:val="nil"/>
              <w:bottom w:val="nil"/>
              <w:right w:val="nil"/>
            </w:tcBorders>
          </w:tcPr>
          <w:p w14:paraId="2549424B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26 (2.1)</w:t>
            </w:r>
          </w:p>
        </w:tc>
        <w:tc>
          <w:tcPr>
            <w:tcW w:w="472" w:type="pct"/>
            <w:tcBorders>
              <w:top w:val="nil"/>
              <w:left w:val="nil"/>
              <w:bottom w:val="nil"/>
              <w:right w:val="nil"/>
            </w:tcBorders>
          </w:tcPr>
          <w:p w14:paraId="0680FC7C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21 (10.7)</w:t>
            </w: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</w:tcPr>
          <w:p w14:paraId="1D62CE3B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 xml:space="preserve">3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(1.7)</w:t>
            </w:r>
          </w:p>
        </w:tc>
        <w:tc>
          <w:tcPr>
            <w:tcW w:w="570" w:type="pct"/>
            <w:tcBorders>
              <w:top w:val="nil"/>
              <w:left w:val="nil"/>
              <w:bottom w:val="nil"/>
              <w:right w:val="nil"/>
            </w:tcBorders>
          </w:tcPr>
          <w:p w14:paraId="728E753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140 (13.1)</w:t>
            </w:r>
          </w:p>
        </w:tc>
        <w:tc>
          <w:tcPr>
            <w:tcW w:w="667" w:type="pct"/>
            <w:tcBorders>
              <w:top w:val="nil"/>
              <w:left w:val="nil"/>
              <w:bottom w:val="nil"/>
              <w:right w:val="nil"/>
            </w:tcBorders>
          </w:tcPr>
          <w:p w14:paraId="5E33994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23 (2.2)</w:t>
            </w:r>
          </w:p>
        </w:tc>
        <w:tc>
          <w:tcPr>
            <w:tcW w:w="431" w:type="pct"/>
            <w:tcBorders>
              <w:top w:val="nil"/>
              <w:left w:val="nil"/>
              <w:bottom w:val="nil"/>
              <w:right w:val="nil"/>
            </w:tcBorders>
          </w:tcPr>
          <w:p w14:paraId="7C8BC14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0.305</w:t>
            </w:r>
          </w:p>
        </w:tc>
        <w:tc>
          <w:tcPr>
            <w:tcW w:w="505" w:type="pct"/>
            <w:tcBorders>
              <w:top w:val="nil"/>
              <w:left w:val="nil"/>
              <w:bottom w:val="nil"/>
              <w:right w:val="nil"/>
            </w:tcBorders>
          </w:tcPr>
          <w:p w14:paraId="1881EEF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0.741</w:t>
            </w:r>
          </w:p>
        </w:tc>
      </w:tr>
      <w:tr w14:paraId="0FF39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</w:trPr>
        <w:tc>
          <w:tcPr>
            <w:tcW w:w="847" w:type="pct"/>
            <w:tcBorders>
              <w:top w:val="nil"/>
              <w:left w:val="nil"/>
              <w:bottom w:val="nil"/>
              <w:right w:val="nil"/>
            </w:tcBorders>
          </w:tcPr>
          <w:p w14:paraId="2941EC90">
            <w:pPr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Insomnia</w:t>
            </w:r>
          </w:p>
        </w:tc>
        <w:tc>
          <w:tcPr>
            <w:tcW w:w="447" w:type="pct"/>
            <w:tcBorders>
              <w:top w:val="nil"/>
              <w:left w:val="nil"/>
              <w:bottom w:val="nil"/>
              <w:right w:val="nil"/>
            </w:tcBorders>
          </w:tcPr>
          <w:p w14:paraId="611D103A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145 (11.5)</w:t>
            </w:r>
          </w:p>
        </w:tc>
        <w:tc>
          <w:tcPr>
            <w:tcW w:w="505" w:type="pct"/>
            <w:tcBorders>
              <w:top w:val="nil"/>
              <w:left w:val="nil"/>
              <w:bottom w:val="nil"/>
              <w:right w:val="nil"/>
            </w:tcBorders>
          </w:tcPr>
          <w:p w14:paraId="33045896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15 (1.2)</w:t>
            </w:r>
          </w:p>
        </w:tc>
        <w:tc>
          <w:tcPr>
            <w:tcW w:w="472" w:type="pct"/>
            <w:tcBorders>
              <w:top w:val="nil"/>
              <w:left w:val="nil"/>
              <w:bottom w:val="nil"/>
              <w:right w:val="nil"/>
            </w:tcBorders>
          </w:tcPr>
          <w:p w14:paraId="48C7525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20 (10.1)</w:t>
            </w: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</w:tcPr>
          <w:p w14:paraId="21AE203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 (1.7)</w:t>
            </w:r>
          </w:p>
        </w:tc>
        <w:tc>
          <w:tcPr>
            <w:tcW w:w="570" w:type="pct"/>
            <w:tcBorders>
              <w:top w:val="nil"/>
              <w:left w:val="nil"/>
              <w:bottom w:val="nil"/>
              <w:right w:val="nil"/>
            </w:tcBorders>
          </w:tcPr>
          <w:p w14:paraId="301653D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125 (11.7)</w:t>
            </w:r>
          </w:p>
        </w:tc>
        <w:tc>
          <w:tcPr>
            <w:tcW w:w="667" w:type="pct"/>
            <w:tcBorders>
              <w:top w:val="nil"/>
              <w:left w:val="nil"/>
              <w:bottom w:val="nil"/>
              <w:right w:val="nil"/>
            </w:tcBorders>
          </w:tcPr>
          <w:p w14:paraId="639C317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12 (1.1)</w:t>
            </w:r>
          </w:p>
        </w:tc>
        <w:tc>
          <w:tcPr>
            <w:tcW w:w="431" w:type="pct"/>
            <w:tcBorders>
              <w:top w:val="nil"/>
              <w:left w:val="nil"/>
              <w:bottom w:val="nil"/>
              <w:right w:val="nil"/>
            </w:tcBorders>
          </w:tcPr>
          <w:p w14:paraId="7A23209C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0.482</w:t>
            </w:r>
          </w:p>
        </w:tc>
        <w:tc>
          <w:tcPr>
            <w:tcW w:w="505" w:type="pct"/>
            <w:tcBorders>
              <w:top w:val="nil"/>
              <w:left w:val="nil"/>
              <w:bottom w:val="nil"/>
              <w:right w:val="nil"/>
            </w:tcBorders>
          </w:tcPr>
          <w:p w14:paraId="30A6F43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0.926</w:t>
            </w:r>
          </w:p>
        </w:tc>
      </w:tr>
      <w:tr w14:paraId="58825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</w:trPr>
        <w:tc>
          <w:tcPr>
            <w:tcW w:w="847" w:type="pct"/>
            <w:tcBorders>
              <w:top w:val="nil"/>
              <w:left w:val="nil"/>
              <w:bottom w:val="nil"/>
              <w:right w:val="nil"/>
            </w:tcBorders>
          </w:tcPr>
          <w:p w14:paraId="0F4374F9">
            <w:pPr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Leukopenia</w:t>
            </w:r>
          </w:p>
        </w:tc>
        <w:tc>
          <w:tcPr>
            <w:tcW w:w="447" w:type="pct"/>
            <w:tcBorders>
              <w:top w:val="nil"/>
              <w:left w:val="nil"/>
              <w:bottom w:val="nil"/>
              <w:right w:val="nil"/>
            </w:tcBorders>
          </w:tcPr>
          <w:p w14:paraId="29EB217E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83 (6.6)</w:t>
            </w:r>
          </w:p>
        </w:tc>
        <w:tc>
          <w:tcPr>
            <w:tcW w:w="505" w:type="pct"/>
            <w:tcBorders>
              <w:top w:val="nil"/>
              <w:left w:val="nil"/>
              <w:bottom w:val="nil"/>
              <w:right w:val="nil"/>
            </w:tcBorders>
          </w:tcPr>
          <w:p w14:paraId="3C70989E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5 (0.4)</w:t>
            </w:r>
          </w:p>
        </w:tc>
        <w:tc>
          <w:tcPr>
            <w:tcW w:w="472" w:type="pct"/>
            <w:tcBorders>
              <w:top w:val="nil"/>
              <w:left w:val="nil"/>
              <w:bottom w:val="nil"/>
              <w:right w:val="nil"/>
            </w:tcBorders>
          </w:tcPr>
          <w:p w14:paraId="469BC7E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17 (8.6)</w:t>
            </w: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</w:tcPr>
          <w:p w14:paraId="6151C9D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 (0.9)</w:t>
            </w:r>
          </w:p>
        </w:tc>
        <w:tc>
          <w:tcPr>
            <w:tcW w:w="570" w:type="pct"/>
            <w:tcBorders>
              <w:top w:val="nil"/>
              <w:left w:val="nil"/>
              <w:bottom w:val="nil"/>
              <w:right w:val="nil"/>
            </w:tcBorders>
          </w:tcPr>
          <w:p w14:paraId="19B8B81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66 (6.2)</w:t>
            </w:r>
          </w:p>
        </w:tc>
        <w:tc>
          <w:tcPr>
            <w:tcW w:w="667" w:type="pct"/>
            <w:tcBorders>
              <w:top w:val="nil"/>
              <w:left w:val="nil"/>
              <w:bottom w:val="nil"/>
              <w:right w:val="nil"/>
            </w:tcBorders>
          </w:tcPr>
          <w:p w14:paraId="5E7AF75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 (0.4)</w:t>
            </w:r>
          </w:p>
        </w:tc>
        <w:tc>
          <w:tcPr>
            <w:tcW w:w="431" w:type="pct"/>
            <w:tcBorders>
              <w:top w:val="nil"/>
              <w:left w:val="nil"/>
              <w:bottom w:val="nil"/>
              <w:right w:val="nil"/>
            </w:tcBorders>
          </w:tcPr>
          <w:p w14:paraId="2E6E914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0.226</w:t>
            </w:r>
          </w:p>
        </w:tc>
        <w:tc>
          <w:tcPr>
            <w:tcW w:w="505" w:type="pct"/>
            <w:tcBorders>
              <w:top w:val="nil"/>
              <w:left w:val="nil"/>
              <w:bottom w:val="nil"/>
              <w:right w:val="nil"/>
            </w:tcBorders>
          </w:tcPr>
          <w:p w14:paraId="62C91D9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0.577</w:t>
            </w:r>
          </w:p>
        </w:tc>
      </w:tr>
      <w:tr w14:paraId="3A5CD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</w:trPr>
        <w:tc>
          <w:tcPr>
            <w:tcW w:w="847" w:type="pct"/>
            <w:tcBorders>
              <w:top w:val="nil"/>
              <w:left w:val="nil"/>
              <w:bottom w:val="nil"/>
              <w:right w:val="nil"/>
            </w:tcBorders>
          </w:tcPr>
          <w:p w14:paraId="1B550B7E">
            <w:pPr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Hypothyroidism</w:t>
            </w:r>
          </w:p>
        </w:tc>
        <w:tc>
          <w:tcPr>
            <w:tcW w:w="447" w:type="pct"/>
            <w:tcBorders>
              <w:top w:val="nil"/>
              <w:left w:val="nil"/>
              <w:bottom w:val="nil"/>
              <w:right w:val="nil"/>
            </w:tcBorders>
          </w:tcPr>
          <w:p w14:paraId="28A6A256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123 (9.7)</w:t>
            </w:r>
          </w:p>
        </w:tc>
        <w:tc>
          <w:tcPr>
            <w:tcW w:w="505" w:type="pct"/>
            <w:tcBorders>
              <w:top w:val="nil"/>
              <w:left w:val="nil"/>
              <w:bottom w:val="nil"/>
              <w:right w:val="nil"/>
            </w:tcBorders>
          </w:tcPr>
          <w:p w14:paraId="1BAE949C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17 (1.3)</w:t>
            </w:r>
          </w:p>
        </w:tc>
        <w:tc>
          <w:tcPr>
            <w:tcW w:w="472" w:type="pct"/>
            <w:tcBorders>
              <w:top w:val="nil"/>
              <w:left w:val="nil"/>
              <w:bottom w:val="nil"/>
              <w:right w:val="nil"/>
            </w:tcBorders>
          </w:tcPr>
          <w:p w14:paraId="1387F69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15 (7.7)</w:t>
            </w: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</w:tcPr>
          <w:p w14:paraId="620B06F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5 (2.6)</w:t>
            </w:r>
          </w:p>
        </w:tc>
        <w:tc>
          <w:tcPr>
            <w:tcW w:w="570" w:type="pct"/>
            <w:tcBorders>
              <w:top w:val="nil"/>
              <w:left w:val="nil"/>
              <w:bottom w:val="nil"/>
              <w:right w:val="nil"/>
            </w:tcBorders>
          </w:tcPr>
          <w:p w14:paraId="5C17405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108 (10.1)</w:t>
            </w:r>
          </w:p>
        </w:tc>
        <w:tc>
          <w:tcPr>
            <w:tcW w:w="667" w:type="pct"/>
            <w:tcBorders>
              <w:top w:val="nil"/>
              <w:left w:val="nil"/>
              <w:bottom w:val="nil"/>
              <w:right w:val="nil"/>
            </w:tcBorders>
          </w:tcPr>
          <w:p w14:paraId="030B56A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12 (1.1)</w:t>
            </w:r>
          </w:p>
        </w:tc>
        <w:tc>
          <w:tcPr>
            <w:tcW w:w="431" w:type="pct"/>
            <w:tcBorders>
              <w:top w:val="nil"/>
              <w:left w:val="nil"/>
              <w:bottom w:val="nil"/>
              <w:right w:val="nil"/>
            </w:tcBorders>
          </w:tcPr>
          <w:p w14:paraId="65089F8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0.249</w:t>
            </w:r>
          </w:p>
        </w:tc>
        <w:tc>
          <w:tcPr>
            <w:tcW w:w="505" w:type="pct"/>
            <w:tcBorders>
              <w:top w:val="nil"/>
              <w:left w:val="nil"/>
              <w:bottom w:val="nil"/>
              <w:right w:val="nil"/>
            </w:tcBorders>
          </w:tcPr>
          <w:p w14:paraId="16DD143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0.224</w:t>
            </w:r>
          </w:p>
        </w:tc>
      </w:tr>
      <w:tr w14:paraId="1E021D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847" w:type="pct"/>
            <w:tcBorders>
              <w:top w:val="nil"/>
              <w:left w:val="nil"/>
              <w:bottom w:val="nil"/>
              <w:right w:val="nil"/>
            </w:tcBorders>
          </w:tcPr>
          <w:p w14:paraId="1717599A">
            <w:pPr>
              <w:jc w:val="left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Ascites</w:t>
            </w:r>
          </w:p>
        </w:tc>
        <w:tc>
          <w:tcPr>
            <w:tcW w:w="447" w:type="pct"/>
            <w:tcBorders>
              <w:top w:val="nil"/>
              <w:left w:val="nil"/>
              <w:bottom w:val="nil"/>
              <w:right w:val="nil"/>
            </w:tcBorders>
          </w:tcPr>
          <w:p w14:paraId="75D532AC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89 (7.0)</w:t>
            </w:r>
          </w:p>
        </w:tc>
        <w:tc>
          <w:tcPr>
            <w:tcW w:w="505" w:type="pct"/>
            <w:tcBorders>
              <w:top w:val="nil"/>
              <w:left w:val="nil"/>
              <w:bottom w:val="nil"/>
              <w:right w:val="nil"/>
            </w:tcBorders>
          </w:tcPr>
          <w:p w14:paraId="0F05E680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38 (3.0)</w:t>
            </w:r>
          </w:p>
        </w:tc>
        <w:tc>
          <w:tcPr>
            <w:tcW w:w="472" w:type="pct"/>
            <w:tcBorders>
              <w:top w:val="nil"/>
              <w:left w:val="nil"/>
              <w:bottom w:val="nil"/>
              <w:right w:val="nil"/>
            </w:tcBorders>
          </w:tcPr>
          <w:p w14:paraId="70687345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 xml:space="preserve">11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(5.6)</w:t>
            </w: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</w:tcPr>
          <w:p w14:paraId="721B15CD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 (2.2)</w:t>
            </w:r>
          </w:p>
        </w:tc>
        <w:tc>
          <w:tcPr>
            <w:tcW w:w="570" w:type="pct"/>
            <w:tcBorders>
              <w:top w:val="nil"/>
              <w:left w:val="nil"/>
              <w:bottom w:val="nil"/>
              <w:right w:val="nil"/>
            </w:tcBorders>
          </w:tcPr>
          <w:p w14:paraId="14203D81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 xml:space="preserve">78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(7.3)</w:t>
            </w:r>
          </w:p>
        </w:tc>
        <w:tc>
          <w:tcPr>
            <w:tcW w:w="667" w:type="pct"/>
            <w:tcBorders>
              <w:top w:val="nil"/>
              <w:left w:val="nil"/>
              <w:bottom w:val="nil"/>
              <w:right w:val="nil"/>
            </w:tcBorders>
          </w:tcPr>
          <w:p w14:paraId="33E4443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34 (3.2)</w:t>
            </w:r>
          </w:p>
        </w:tc>
        <w:tc>
          <w:tcPr>
            <w:tcW w:w="431" w:type="pct"/>
            <w:tcBorders>
              <w:top w:val="nil"/>
              <w:left w:val="nil"/>
              <w:bottom w:val="nil"/>
              <w:right w:val="nil"/>
            </w:tcBorders>
          </w:tcPr>
          <w:p w14:paraId="571A07B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0.356</w:t>
            </w:r>
          </w:p>
        </w:tc>
        <w:tc>
          <w:tcPr>
            <w:tcW w:w="505" w:type="pct"/>
            <w:tcBorders>
              <w:top w:val="nil"/>
              <w:left w:val="nil"/>
              <w:bottom w:val="nil"/>
              <w:right w:val="nil"/>
            </w:tcBorders>
          </w:tcPr>
          <w:p w14:paraId="1CA5C1A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0.366</w:t>
            </w:r>
          </w:p>
        </w:tc>
      </w:tr>
      <w:tr w14:paraId="74C2C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</w:trPr>
        <w:tc>
          <w:tcPr>
            <w:tcW w:w="847" w:type="pct"/>
            <w:tcBorders>
              <w:top w:val="nil"/>
              <w:left w:val="nil"/>
              <w:bottom w:val="single" w:color="auto" w:sz="12" w:space="0"/>
              <w:right w:val="nil"/>
            </w:tcBorders>
          </w:tcPr>
          <w:p w14:paraId="522E98B6">
            <w:pPr>
              <w:jc w:val="left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Total adverse events</w:t>
            </w:r>
          </w:p>
        </w:tc>
        <w:tc>
          <w:tcPr>
            <w:tcW w:w="447" w:type="pct"/>
            <w:tcBorders>
              <w:top w:val="nil"/>
              <w:left w:val="nil"/>
              <w:bottom w:val="single" w:color="auto" w:sz="12" w:space="0"/>
              <w:right w:val="nil"/>
            </w:tcBorders>
          </w:tcPr>
          <w:p w14:paraId="60A562F8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1045 (82.5)</w:t>
            </w:r>
          </w:p>
        </w:tc>
        <w:tc>
          <w:tcPr>
            <w:tcW w:w="505" w:type="pct"/>
            <w:tcBorders>
              <w:top w:val="nil"/>
              <w:left w:val="nil"/>
              <w:bottom w:val="single" w:color="auto" w:sz="12" w:space="0"/>
              <w:right w:val="nil"/>
            </w:tcBorders>
          </w:tcPr>
          <w:p w14:paraId="43D2B0AA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190 (15.0)</w:t>
            </w:r>
          </w:p>
        </w:tc>
        <w:tc>
          <w:tcPr>
            <w:tcW w:w="472" w:type="pct"/>
            <w:tcBorders>
              <w:top w:val="nil"/>
              <w:left w:val="nil"/>
              <w:bottom w:val="single" w:color="auto" w:sz="12" w:space="0"/>
              <w:right w:val="nil"/>
            </w:tcBorders>
          </w:tcPr>
          <w:p w14:paraId="04D04B2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 xml:space="preserve">169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(84.5)</w:t>
            </w:r>
          </w:p>
        </w:tc>
        <w:tc>
          <w:tcPr>
            <w:tcW w:w="553" w:type="pct"/>
            <w:tcBorders>
              <w:top w:val="nil"/>
              <w:left w:val="nil"/>
              <w:bottom w:val="single" w:color="auto" w:sz="12" w:space="0"/>
              <w:right w:val="nil"/>
            </w:tcBorders>
          </w:tcPr>
          <w:p w14:paraId="45E0693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 xml:space="preserve">27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(13.4)</w:t>
            </w:r>
          </w:p>
        </w:tc>
        <w:tc>
          <w:tcPr>
            <w:tcW w:w="570" w:type="pct"/>
            <w:tcBorders>
              <w:top w:val="nil"/>
              <w:left w:val="nil"/>
              <w:bottom w:val="single" w:color="auto" w:sz="12" w:space="0"/>
              <w:right w:val="nil"/>
            </w:tcBorders>
          </w:tcPr>
          <w:p w14:paraId="4D305BF6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 xml:space="preserve">876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(82.2)</w:t>
            </w:r>
          </w:p>
        </w:tc>
        <w:tc>
          <w:tcPr>
            <w:tcW w:w="667" w:type="pct"/>
            <w:tcBorders>
              <w:top w:val="nil"/>
              <w:left w:val="nil"/>
              <w:bottom w:val="single" w:color="auto" w:sz="12" w:space="0"/>
              <w:right w:val="nil"/>
            </w:tcBorders>
          </w:tcPr>
          <w:p w14:paraId="5344BA1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163 (15.3)</w:t>
            </w:r>
          </w:p>
        </w:tc>
        <w:tc>
          <w:tcPr>
            <w:tcW w:w="431" w:type="pct"/>
            <w:tcBorders>
              <w:top w:val="nil"/>
              <w:left w:val="nil"/>
              <w:bottom w:val="single" w:color="auto" w:sz="12" w:space="0"/>
              <w:right w:val="nil"/>
            </w:tcBorders>
          </w:tcPr>
          <w:p w14:paraId="0EA305E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0.427</w:t>
            </w:r>
          </w:p>
        </w:tc>
        <w:tc>
          <w:tcPr>
            <w:tcW w:w="505" w:type="pct"/>
            <w:tcBorders>
              <w:top w:val="nil"/>
              <w:left w:val="nil"/>
              <w:bottom w:val="single" w:color="auto" w:sz="12" w:space="0"/>
              <w:right w:val="nil"/>
            </w:tcBorders>
          </w:tcPr>
          <w:p w14:paraId="1F254B3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0.515</w:t>
            </w:r>
          </w:p>
        </w:tc>
      </w:tr>
    </w:tbl>
    <w:p w14:paraId="6E912930">
      <w:pPr>
        <w:rPr>
          <w:rFonts w:ascii="Times New Roman" w:hAnsi="Times New Roman" w:cs="Times New Roman"/>
          <w:sz w:val="24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  <w:r>
        <w:rPr>
          <w:rFonts w:ascii="Times New Roman" w:hAnsi="Times New Roman" w:cs="Times New Roman"/>
          <w:sz w:val="24"/>
        </w:rPr>
        <w:t>Values are n (%), unless otherwise noted.</w:t>
      </w:r>
      <w:r>
        <w:rPr>
          <w:rFonts w:hint="eastAsia"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* Two-sided chi-squared test.</w:t>
      </w:r>
      <w:r>
        <w:rPr>
          <w:rFonts w:hint="eastAsia" w:ascii="Times New Roman" w:hAnsi="Times New Roman" w:cs="Times New Roman"/>
          <w:sz w:val="24"/>
        </w:rPr>
        <w:t xml:space="preserve"> </w:t>
      </w:r>
    </w:p>
    <w:p w14:paraId="51E6094D">
      <w:pPr>
        <w:spacing w:line="480" w:lineRule="auto"/>
        <w:ind w:right="6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eastAsia="宋体" w:cs="Times New Roman"/>
          <w:b/>
          <w:bCs/>
          <w:sz w:val="24"/>
        </w:rPr>
        <w:t xml:space="preserve">Supplementary </w:t>
      </w:r>
      <w:r>
        <w:rPr>
          <w:rFonts w:ascii="Times New Roman" w:hAnsi="Times New Roman" w:eastAsia="Times New Roman" w:cs="Times New Roman"/>
          <w:b/>
          <w:sz w:val="24"/>
        </w:rPr>
        <w:t xml:space="preserve">Table </w:t>
      </w:r>
      <w:r>
        <w:rPr>
          <w:rFonts w:hint="eastAsia" w:ascii="Times New Roman" w:hAnsi="Times New Roman" w:eastAsia="宋体" w:cs="Times New Roman"/>
          <w:b/>
          <w:sz w:val="24"/>
        </w:rPr>
        <w:t>6</w:t>
      </w:r>
      <w:r>
        <w:rPr>
          <w:rFonts w:ascii="Times New Roman" w:hAnsi="Times New Roman" w:eastAsia="Times New Roman" w:cs="Times New Roman"/>
          <w:b/>
          <w:sz w:val="24"/>
        </w:rPr>
        <w:t>. Characteristics and survival of patient cohorts with initially unresectable hepatocellular carcinoma who achieved</w:t>
      </w:r>
      <w:r>
        <w:rPr>
          <w:rFonts w:hint="eastAsia" w:ascii="Times New Roman" w:hAnsi="Times New Roman" w:eastAsia="宋体" w:cs="Times New Roman"/>
          <w:b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</w:rPr>
        <w:t>complete response</w:t>
      </w:r>
      <w:r>
        <w:rPr>
          <w:rFonts w:hint="eastAsia" w:ascii="Times New Roman" w:hAnsi="Times New Roman" w:eastAsia="宋体" w:cs="Times New Roman"/>
          <w:b/>
          <w:sz w:val="24"/>
        </w:rPr>
        <w:t xml:space="preserve"> (CR)</w:t>
      </w:r>
      <w:r>
        <w:rPr>
          <w:rFonts w:ascii="Times New Roman" w:hAnsi="Times New Roman" w:eastAsia="Times New Roman" w:cs="Times New Roman"/>
          <w:b/>
          <w:sz w:val="24"/>
        </w:rPr>
        <w:t xml:space="preserve"> after conversion therapy</w:t>
      </w:r>
      <w:r>
        <w:rPr>
          <w:rFonts w:hint="eastAsia" w:ascii="Times New Roman" w:hAnsi="Times New Roman" w:eastAsia="宋体" w:cs="Times New Roman"/>
          <w:b/>
          <w:sz w:val="24"/>
        </w:rPr>
        <w:t>.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62"/>
        <w:gridCol w:w="3168"/>
        <w:gridCol w:w="3344"/>
      </w:tblGrid>
      <w:tr w14:paraId="7E3F6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0" w:type="auto"/>
          </w:tcPr>
          <w:p w14:paraId="00FFBA5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</w:tcPr>
          <w:p w14:paraId="6D9CA6F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</w:rPr>
              <w:t>Present study</w:t>
            </w:r>
          </w:p>
        </w:tc>
        <w:tc>
          <w:tcPr>
            <w:tcW w:w="0" w:type="auto"/>
          </w:tcPr>
          <w:p w14:paraId="2DBE729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</w:rPr>
              <w:t>Scheiner et al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vertAlign w:val="superscript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</w:rPr>
              <w:fldChar w:fldCharType="begin"/>
            </w: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</w:rPr>
              <w:instrText xml:space="preserve"> ADDIN EN.CITE &lt;EndNote&gt;&lt;Cite&gt;&lt;RecNum&gt;405&lt;/RecNum&gt;&lt;DisplayText&gt;&lt;style face="superscript"&gt;4&lt;/style&gt;&lt;/DisplayText&gt;&lt;record&gt;&lt;rec-number&gt;405&lt;/rec-number&gt;&lt;foreign-keys&gt;&lt;key app="EN" db-id="wswt9ae5ip9tsbepzwdxeazozw5tpr02rf0a" timestamp="1759672009"&gt;405&lt;/key&gt;&lt;/foreign-keys&gt;&lt;ref-type name="Journal Article"&gt;17&lt;/ref-type&gt;&lt;contributors&gt;&lt;/contributors&gt;&lt;titles&gt;&lt;title&gt;&lt;style face="normal" font="default" size="100%"&gt;Scheiner B, Kang B, Balcar L, et al.&lt;/style&gt;&lt;style face="normal" font="default" charset="238" size="100%"&gt; Outcome and management of patients with hepatocellular carcinoma who achieved a complete response to immunotherapy-based systemic therapy. Hepatology. 2025 Jun 1;81(6):1714-1727.&lt;/style&gt;&lt;/title&gt;&lt;/titles&gt;&lt;dates&gt;&lt;/dates&gt;&lt;urls&gt;&lt;/urls&gt;&lt;/record&gt;&lt;/Cite&gt;&lt;/EndNote&gt;</w:instrTex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</w:rPr>
              <w:fldChar w:fldCharType="separate"/>
            </w:r>
            <w:r>
              <w:rPr>
                <w:rFonts w:hint="eastAsia" w:ascii="Times New Roman" w:hAnsi="Times New Roman" w:eastAsia="Times New Roman" w:cs="Times New Roman"/>
                <w:b/>
                <w:bCs/>
                <w:sz w:val="24"/>
                <w:vertAlign w:val="superscript"/>
              </w:rPr>
              <w:t>4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</w:rPr>
              <w:fldChar w:fldCharType="end"/>
            </w:r>
          </w:p>
        </w:tc>
      </w:tr>
      <w:tr w14:paraId="2BB7A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0BB38CF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No. patients</w:t>
            </w:r>
          </w:p>
        </w:tc>
        <w:tc>
          <w:tcPr>
            <w:tcW w:w="0" w:type="auto"/>
          </w:tcPr>
          <w:p w14:paraId="097F42B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2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>00</w:t>
            </w:r>
          </w:p>
        </w:tc>
        <w:tc>
          <w:tcPr>
            <w:tcW w:w="0" w:type="auto"/>
          </w:tcPr>
          <w:p w14:paraId="722FB82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77</w:t>
            </w:r>
          </w:p>
        </w:tc>
      </w:tr>
      <w:tr w14:paraId="468CD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067FE81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T</w:t>
            </w:r>
            <w:r>
              <w:rPr>
                <w:rFonts w:ascii="Times New Roman" w:hAnsi="Times New Roman" w:eastAsia="Times New Roman" w:cs="Times New Roman"/>
                <w:sz w:val="24"/>
              </w:rPr>
              <w:t>herapeutic regimen</w:t>
            </w:r>
          </w:p>
        </w:tc>
        <w:tc>
          <w:tcPr>
            <w:tcW w:w="0" w:type="auto"/>
          </w:tcPr>
          <w:p w14:paraId="709B614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PD-1 inhibitor-based combination therapy</w:t>
            </w:r>
          </w:p>
        </w:tc>
        <w:tc>
          <w:tcPr>
            <w:tcW w:w="0" w:type="auto"/>
          </w:tcPr>
          <w:p w14:paraId="0A1AF099">
            <w:pPr>
              <w:widowControl/>
              <w:spacing w:after="35"/>
              <w:jc w:val="center"/>
              <w:rPr>
                <w:rFonts w:hint="eastAsia"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eastAsia="Times New Roman" w:cs="Times New Roman"/>
                <w:sz w:val="24"/>
                <w:lang w:bidi="ar"/>
              </w:rPr>
              <w:t>I</w:t>
            </w:r>
            <w:r>
              <w:rPr>
                <w:rFonts w:ascii="Times New Roman" w:hAnsi="Times New Roman" w:eastAsia="Times New Roman" w:cs="Times New Roman"/>
                <w:sz w:val="24"/>
                <w:lang w:bidi="ar"/>
              </w:rPr>
              <w:t>mmunotherapy-based systemic therapy</w:t>
            </w:r>
          </w:p>
        </w:tc>
      </w:tr>
      <w:tr w14:paraId="153E9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53F86F9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Criteria for assessing 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>r</w:t>
            </w:r>
            <w:r>
              <w:rPr>
                <w:rFonts w:hint="eastAsia" w:ascii="Times New Roman" w:hAnsi="Times New Roman" w:eastAsia="Times New Roman" w:cs="Times New Roman"/>
                <w:sz w:val="24"/>
              </w:rPr>
              <w:t>adiological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>CR</w:t>
            </w:r>
          </w:p>
        </w:tc>
        <w:tc>
          <w:tcPr>
            <w:tcW w:w="0" w:type="auto"/>
          </w:tcPr>
          <w:p w14:paraId="1129CF1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mRECIST</w:t>
            </w:r>
          </w:p>
        </w:tc>
        <w:tc>
          <w:tcPr>
            <w:tcW w:w="0" w:type="auto"/>
          </w:tcPr>
          <w:p w14:paraId="0BFA1D3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mRECIST</w:t>
            </w:r>
          </w:p>
        </w:tc>
      </w:tr>
      <w:tr w14:paraId="252A9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DF34C26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Type of CR</w:t>
            </w:r>
          </w:p>
        </w:tc>
        <w:tc>
          <w:tcPr>
            <w:tcW w:w="0" w:type="auto"/>
          </w:tcPr>
          <w:p w14:paraId="19BCFE5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Clinical CR</w:t>
            </w:r>
          </w:p>
        </w:tc>
        <w:tc>
          <w:tcPr>
            <w:tcW w:w="0" w:type="auto"/>
          </w:tcPr>
          <w:p w14:paraId="0276DDE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R</w:t>
            </w:r>
            <w:r>
              <w:rPr>
                <w:rFonts w:hint="eastAsia" w:ascii="Times New Roman" w:hAnsi="Times New Roman" w:eastAsia="Times New Roman" w:cs="Times New Roman"/>
                <w:sz w:val="24"/>
              </w:rPr>
              <w:t>adiological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>CR</w:t>
            </w:r>
          </w:p>
        </w:tc>
      </w:tr>
      <w:tr w14:paraId="49053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D964A19">
            <w:pPr>
              <w:widowControl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BCLC stage A/B/C, </w:t>
            </w:r>
            <w:r>
              <w:rPr>
                <w:rFonts w:hint="eastAsia" w:ascii="Times New Roman" w:hAnsi="Times New Roman" w:eastAsia="宋体" w:cs="Times New Roman"/>
                <w:sz w:val="24"/>
                <w:lang w:bidi="ar"/>
              </w:rPr>
              <w:t>n (%)</w:t>
            </w:r>
          </w:p>
        </w:tc>
        <w:tc>
          <w:tcPr>
            <w:tcW w:w="0" w:type="auto"/>
          </w:tcPr>
          <w:p w14:paraId="39A59A1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72 (36.0)</w:t>
            </w:r>
            <w:r>
              <w:rPr>
                <w:rFonts w:hint="eastAsia" w:ascii="Times New Roman" w:hAnsi="Times New Roman"/>
                <w:sz w:val="24"/>
              </w:rPr>
              <w:t>/</w:t>
            </w:r>
            <w:r>
              <w:rPr>
                <w:rFonts w:ascii="Times New Roman" w:hAnsi="Times New Roman"/>
                <w:sz w:val="24"/>
              </w:rPr>
              <w:t>62 (31.0)</w:t>
            </w:r>
            <w:r>
              <w:rPr>
                <w:rFonts w:hint="eastAsia" w:ascii="Times New Roman" w:hAnsi="Times New Roman"/>
                <w:sz w:val="24"/>
              </w:rPr>
              <w:t>/</w:t>
            </w:r>
            <w:r>
              <w:rPr>
                <w:rFonts w:ascii="Times New Roman" w:hAnsi="Times New Roman"/>
                <w:sz w:val="24"/>
              </w:rPr>
              <w:t>66 (33.0)</w:t>
            </w:r>
          </w:p>
        </w:tc>
        <w:tc>
          <w:tcPr>
            <w:tcW w:w="0" w:type="auto"/>
          </w:tcPr>
          <w:p w14:paraId="21154BAF">
            <w:pPr>
              <w:widowControl/>
              <w:jc w:val="left"/>
              <w:rPr>
                <w:rFonts w:ascii="Times New Roman" w:hAnsi="Times New Roman"/>
                <w:sz w:val="24"/>
                <w:lang w:bidi="ar"/>
              </w:rPr>
            </w:pPr>
            <w:r>
              <w:rPr>
                <w:rFonts w:ascii="Times New Roman" w:hAnsi="Times New Roman"/>
                <w:sz w:val="24"/>
                <w:lang w:bidi="ar"/>
              </w:rPr>
              <w:t>2 (3)/16 (21)/59 (77)</w:t>
            </w:r>
          </w:p>
        </w:tc>
      </w:tr>
      <w:tr w14:paraId="77964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93DC073">
            <w:pPr>
              <w:widowControl/>
              <w:jc w:val="left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Macrovascular invasion</w:t>
            </w:r>
            <w:r>
              <w:rPr>
                <w:rFonts w:hint="eastAsia" w:ascii="Times New Roman" w:hAnsi="Times New Roman"/>
                <w:sz w:val="24"/>
              </w:rPr>
              <w:t>,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  <w:lang w:bidi="ar"/>
              </w:rPr>
              <w:t>n (%)</w:t>
            </w:r>
          </w:p>
        </w:tc>
        <w:tc>
          <w:tcPr>
            <w:tcW w:w="0" w:type="auto"/>
          </w:tcPr>
          <w:p w14:paraId="010CE714">
            <w:pPr>
              <w:jc w:val="center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58 (29.0)</w:t>
            </w:r>
          </w:p>
        </w:tc>
        <w:tc>
          <w:tcPr>
            <w:tcW w:w="0" w:type="auto"/>
          </w:tcPr>
          <w:p w14:paraId="6709A1EF">
            <w:pPr>
              <w:widowControl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bidi="ar"/>
              </w:rPr>
              <w:t>29 (38)</w:t>
            </w:r>
          </w:p>
        </w:tc>
      </w:tr>
      <w:tr w14:paraId="71C5E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BFFE265">
            <w:pPr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Extrahepatic metastasis</w:t>
            </w:r>
            <w:r>
              <w:rPr>
                <w:rFonts w:hint="eastAsia" w:ascii="Times New Roman" w:hAnsi="Times New Roman"/>
                <w:sz w:val="24"/>
              </w:rPr>
              <w:t>,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  <w:lang w:bidi="ar"/>
              </w:rPr>
              <w:t>n (%)</w:t>
            </w:r>
          </w:p>
        </w:tc>
        <w:tc>
          <w:tcPr>
            <w:tcW w:w="0" w:type="auto"/>
          </w:tcPr>
          <w:p w14:paraId="029D1808">
            <w:pPr>
              <w:jc w:val="center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21 (10.5)</w:t>
            </w:r>
          </w:p>
        </w:tc>
        <w:tc>
          <w:tcPr>
            <w:tcW w:w="0" w:type="auto"/>
          </w:tcPr>
          <w:p w14:paraId="5FAFAE7D">
            <w:pPr>
              <w:widowControl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bidi="ar"/>
              </w:rPr>
              <w:t>27 (35)</w:t>
            </w:r>
          </w:p>
        </w:tc>
      </w:tr>
      <w:tr w14:paraId="6A2F1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0E74750">
            <w:pPr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hint="eastAsia" w:ascii="Times New Roman" w:hAnsi="Times New Roman"/>
                <w:color w:val="000000"/>
                <w:sz w:val="24"/>
              </w:rPr>
              <w:t>Curative conversion therapy performed, n (%)</w:t>
            </w:r>
          </w:p>
        </w:tc>
        <w:tc>
          <w:tcPr>
            <w:tcW w:w="0" w:type="auto"/>
          </w:tcPr>
          <w:p w14:paraId="53A7B77B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121 (60.5)</w:t>
            </w:r>
          </w:p>
        </w:tc>
        <w:tc>
          <w:tcPr>
            <w:tcW w:w="0" w:type="auto"/>
          </w:tcPr>
          <w:p w14:paraId="248A56C2">
            <w:pPr>
              <w:widowControl/>
              <w:jc w:val="center"/>
              <w:rPr>
                <w:rFonts w:hint="eastAsia" w:ascii="Times New Roman" w:hAnsi="Times New Roman"/>
                <w:sz w:val="24"/>
                <w:lang w:bidi="ar"/>
              </w:rPr>
            </w:pPr>
            <w:r>
              <w:rPr>
                <w:rFonts w:ascii="Times New Roman" w:hAnsi="Times New Roman"/>
                <w:sz w:val="24"/>
                <w:lang w:bidi="ar"/>
              </w:rPr>
              <w:t>11 (14)</w:t>
            </w:r>
          </w:p>
        </w:tc>
      </w:tr>
      <w:tr w14:paraId="55C94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BA5B78F">
            <w:pPr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hint="eastAsia" w:ascii="Times New Roman" w:hAnsi="Times New Roman"/>
                <w:color w:val="000000"/>
                <w:sz w:val="24"/>
              </w:rPr>
              <w:t>Pathological complete response, n (%)</w:t>
            </w:r>
          </w:p>
        </w:tc>
        <w:tc>
          <w:tcPr>
            <w:tcW w:w="0" w:type="auto"/>
          </w:tcPr>
          <w:p w14:paraId="0F7FC0EB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color w:val="000000"/>
                <w:sz w:val="24"/>
                <w:lang w:bidi="ar"/>
              </w:rPr>
              <w:t>95 (78.5)</w:t>
            </w:r>
          </w:p>
        </w:tc>
        <w:tc>
          <w:tcPr>
            <w:tcW w:w="0" w:type="auto"/>
          </w:tcPr>
          <w:p w14:paraId="3318B44A">
            <w:pPr>
              <w:widowControl/>
              <w:jc w:val="center"/>
              <w:rPr>
                <w:rFonts w:ascii="Times New Roman" w:hAnsi="Times New Roman"/>
                <w:color w:val="000000"/>
                <w:sz w:val="24"/>
                <w:lang w:bidi="ar"/>
              </w:rPr>
            </w:pPr>
            <w:r>
              <w:rPr>
                <w:rFonts w:hint="default" w:ascii="Times New Roman" w:hAnsi="Times New Roman"/>
                <w:color w:val="auto"/>
                <w:sz w:val="24"/>
                <w:lang w:bidi="ar"/>
              </w:rPr>
              <w:t>6 (</w:t>
            </w:r>
            <w:r>
              <w:rPr>
                <w:rFonts w:ascii="Times New Roman" w:hAnsi="Times New Roman"/>
                <w:sz w:val="24"/>
                <w:lang w:bidi="ar"/>
              </w:rPr>
              <w:t>54.5</w:t>
            </w:r>
            <w:r>
              <w:rPr>
                <w:rFonts w:hint="default" w:ascii="Times New Roman" w:hAnsi="Times New Roman"/>
                <w:color w:val="auto"/>
                <w:sz w:val="24"/>
                <w:lang w:bidi="ar"/>
              </w:rPr>
              <w:t>)</w:t>
            </w:r>
          </w:p>
        </w:tc>
      </w:tr>
      <w:tr w14:paraId="237C6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5E4047A">
            <w:pPr>
              <w:widowControl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hint="eastAsia" w:ascii="Times New Roman" w:hAnsi="Times New Roman"/>
                <w:color w:val="000000"/>
                <w:sz w:val="24"/>
                <w:lang w:bidi="ar"/>
              </w:rPr>
              <w:t>Time to complete response, median (95% CI)</w:t>
            </w:r>
          </w:p>
        </w:tc>
        <w:tc>
          <w:tcPr>
            <w:tcW w:w="0" w:type="auto"/>
          </w:tcPr>
          <w:p w14:paraId="378C9363">
            <w:pPr>
              <w:jc w:val="center"/>
              <w:rPr>
                <w:rFonts w:ascii="Times New Roman" w:hAnsi="Times New Roman"/>
                <w:color w:val="000000"/>
                <w:sz w:val="24"/>
                <w:lang w:bidi="ar"/>
              </w:rPr>
            </w:pPr>
            <w:r>
              <w:rPr>
                <w:rFonts w:hint="eastAsia" w:ascii="Times New Roman" w:hAnsi="Times New Roman"/>
                <w:color w:val="000000"/>
                <w:sz w:val="24"/>
                <w:lang w:bidi="ar"/>
              </w:rPr>
              <w:t>3.8 (2.7–4.9)</w:t>
            </w:r>
          </w:p>
        </w:tc>
        <w:tc>
          <w:tcPr>
            <w:tcW w:w="0" w:type="auto"/>
          </w:tcPr>
          <w:p w14:paraId="26FF195A">
            <w:pPr>
              <w:widowControl/>
              <w:jc w:val="center"/>
              <w:rPr>
                <w:rFonts w:ascii="Times New Roman" w:hAnsi="Times New Roman"/>
                <w:color w:val="000000"/>
                <w:sz w:val="24"/>
                <w:lang w:bidi="ar"/>
              </w:rPr>
            </w:pPr>
            <w:r>
              <w:rPr>
                <w:rFonts w:hint="eastAsia" w:ascii="Times New Roman" w:hAnsi="Times New Roman"/>
                <w:color w:val="000000"/>
                <w:sz w:val="24"/>
                <w:lang w:bidi="ar"/>
              </w:rPr>
              <w:t>6.8 (5.3–8.4)</w:t>
            </w:r>
          </w:p>
        </w:tc>
      </w:tr>
      <w:tr w14:paraId="37E1F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6FF9AE5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Median</w:t>
            </w:r>
            <w:r>
              <w:rPr>
                <w:rFonts w:hint="eastAsia"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>follow-up, months</w:t>
            </w:r>
          </w:p>
        </w:tc>
        <w:tc>
          <w:tcPr>
            <w:tcW w:w="0" w:type="auto"/>
          </w:tcPr>
          <w:p w14:paraId="46E6448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2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>2</w:t>
            </w:r>
            <w:r>
              <w:rPr>
                <w:rFonts w:ascii="Times New Roman" w:hAnsi="Times New Roman" w:eastAsia="Times New Roman" w:cs="Times New Roman"/>
                <w:sz w:val="24"/>
              </w:rPr>
              <w:t>.5</w:t>
            </w:r>
          </w:p>
        </w:tc>
        <w:tc>
          <w:tcPr>
            <w:tcW w:w="0" w:type="auto"/>
          </w:tcPr>
          <w:p w14:paraId="0ADF699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32.2</w:t>
            </w:r>
          </w:p>
        </w:tc>
      </w:tr>
      <w:tr w14:paraId="758E7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397FB65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Overall survival at 1, 2 and 3 years </w:t>
            </w:r>
          </w:p>
        </w:tc>
        <w:tc>
          <w:tcPr>
            <w:tcW w:w="0" w:type="auto"/>
          </w:tcPr>
          <w:p w14:paraId="2894361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9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>7</w:t>
            </w:r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>4</w:t>
            </w:r>
            <w:r>
              <w:rPr>
                <w:rFonts w:ascii="Times New Roman" w:hAnsi="Times New Roman" w:eastAsia="Times New Roman" w:cs="Times New Roman"/>
                <w:sz w:val="24"/>
              </w:rPr>
              <w:t>%, 9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>4</w:t>
            </w:r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>1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%, 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>82</w:t>
            </w:r>
            <w:r>
              <w:rPr>
                <w:rFonts w:ascii="Times New Roman" w:hAnsi="Times New Roman" w:eastAsia="Times New Roman" w:cs="Times New Roman"/>
                <w:sz w:val="24"/>
              </w:rPr>
              <w:t>.4%</w:t>
            </w:r>
          </w:p>
        </w:tc>
        <w:tc>
          <w:tcPr>
            <w:tcW w:w="0" w:type="auto"/>
          </w:tcPr>
          <w:p w14:paraId="58EC1FD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96.0%, 91.0%, 86.0%</w:t>
            </w:r>
          </w:p>
        </w:tc>
      </w:tr>
      <w:tr w14:paraId="3C08E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53481D8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Progression-free survival at 1, 2 and 3 years</w:t>
            </w:r>
          </w:p>
        </w:tc>
        <w:tc>
          <w:tcPr>
            <w:tcW w:w="0" w:type="auto"/>
          </w:tcPr>
          <w:p w14:paraId="7A662FD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90</w:t>
            </w:r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>3</w:t>
            </w:r>
            <w:r>
              <w:rPr>
                <w:rFonts w:ascii="Times New Roman" w:hAnsi="Times New Roman" w:eastAsia="Times New Roman" w:cs="Times New Roman"/>
                <w:sz w:val="24"/>
              </w:rPr>
              <w:t>%, 7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>9</w:t>
            </w:r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>0</w:t>
            </w:r>
            <w:r>
              <w:rPr>
                <w:rFonts w:ascii="Times New Roman" w:hAnsi="Times New Roman" w:eastAsia="Times New Roman" w:cs="Times New Roman"/>
                <w:sz w:val="24"/>
              </w:rPr>
              <w:t>%,</w:t>
            </w:r>
            <w:r>
              <w:rPr>
                <w:rFonts w:hint="eastAsia" w:ascii="Times New Roman" w:hAnsi="Times New Roman" w:cs="Times New Roman"/>
                <w:sz w:val="24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>63</w:t>
            </w:r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>6</w:t>
            </w:r>
            <w:r>
              <w:rPr>
                <w:rFonts w:ascii="Times New Roman" w:hAnsi="Times New Roman" w:eastAsia="Times New Roman" w:cs="Times New Roman"/>
                <w:sz w:val="24"/>
              </w:rPr>
              <w:t>%</w:t>
            </w:r>
          </w:p>
        </w:tc>
        <w:tc>
          <w:tcPr>
            <w:tcW w:w="0" w:type="auto"/>
          </w:tcPr>
          <w:p w14:paraId="3D45DBA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78.0%, 58.0%,</w:t>
            </w:r>
            <w:r>
              <w:rPr>
                <w:rFonts w:hint="eastAsia"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>55.0%</w:t>
            </w:r>
          </w:p>
        </w:tc>
      </w:tr>
      <w:tr w14:paraId="18DF1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CBE8FAF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/>
                <w:sz w:val="22"/>
                <w:szCs w:val="22"/>
              </w:rPr>
              <w:t>D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uration of </w:t>
            </w:r>
            <w:r>
              <w:rPr>
                <w:rFonts w:hint="eastAsia" w:ascii="Times New Roman" w:hAnsi="Times New Roman"/>
                <w:color w:val="000000"/>
                <w:sz w:val="22"/>
                <w:szCs w:val="22"/>
              </w:rPr>
              <w:t>CR</w:t>
            </w:r>
            <w:r>
              <w:rPr>
                <w:rFonts w:hint="eastAsia" w:ascii="Times New Roman" w:hAnsi="Times New Roman"/>
                <w:color w:val="000000"/>
                <w:sz w:val="24"/>
                <w:lang w:bidi="ar"/>
              </w:rPr>
              <w:t>, median (</w:t>
            </w:r>
            <w:r>
              <w:rPr>
                <w:rFonts w:ascii="Times New Roman" w:hAnsi="Times New Roman"/>
                <w:sz w:val="22"/>
                <w:szCs w:val="22"/>
              </w:rPr>
              <w:t>IQR</w:t>
            </w:r>
            <w:r>
              <w:rPr>
                <w:rFonts w:hint="eastAsia" w:ascii="Times New Roman" w:hAnsi="Times New Roman"/>
                <w:sz w:val="22"/>
                <w:szCs w:val="22"/>
              </w:rPr>
              <w:t>)</w:t>
            </w:r>
            <w:r>
              <w:rPr>
                <w:rFonts w:ascii="Times New Roman" w:hAnsi="Times New Roman"/>
                <w:sz w:val="22"/>
                <w:szCs w:val="22"/>
              </w:rPr>
              <w:t>,</w:t>
            </w:r>
            <w:r>
              <w:rPr>
                <w:rFonts w:hint="eastAsia"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/>
                <w:sz w:val="22"/>
                <w:szCs w:val="22"/>
              </w:rPr>
              <w:t>weeks</w:t>
            </w:r>
          </w:p>
        </w:tc>
        <w:tc>
          <w:tcPr>
            <w:tcW w:w="0" w:type="auto"/>
          </w:tcPr>
          <w:p w14:paraId="759B07E9">
            <w:pPr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7.6 (4.7-14.3)</w:t>
            </w:r>
          </w:p>
        </w:tc>
        <w:tc>
          <w:tcPr>
            <w:tcW w:w="0" w:type="auto"/>
          </w:tcPr>
          <w:p w14:paraId="578B5F98">
            <w:pPr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Not applicable</w:t>
            </w:r>
          </w:p>
        </w:tc>
      </w:tr>
      <w:tr w14:paraId="151F7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2912F78">
            <w:pPr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Overall survival at 1, 2 and 3 years</w:t>
            </w:r>
            <w:r>
              <w:rPr>
                <w:rFonts w:hint="eastAsia" w:ascii="Times New Roman" w:hAnsi="Times New Roman" w:eastAsia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>of patients who achieved cCR and did not subsequently undergo hepatectomy</w:t>
            </w:r>
          </w:p>
        </w:tc>
        <w:tc>
          <w:tcPr>
            <w:tcW w:w="0" w:type="auto"/>
          </w:tcPr>
          <w:p w14:paraId="56D6D86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96</w:t>
            </w:r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>1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%, 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>90</w:t>
            </w:r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>3</w:t>
            </w:r>
            <w:r>
              <w:rPr>
                <w:rFonts w:ascii="Times New Roman" w:hAnsi="Times New Roman" w:eastAsia="Times New Roman" w:cs="Times New Roman"/>
                <w:sz w:val="24"/>
              </w:rPr>
              <w:t>%,</w:t>
            </w:r>
            <w:r>
              <w:rPr>
                <w:rFonts w:hint="eastAsia" w:ascii="Times New Roman" w:hAnsi="Times New Roman" w:cs="Times New Roman"/>
                <w:sz w:val="24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>71</w:t>
            </w:r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>8</w:t>
            </w:r>
            <w:r>
              <w:rPr>
                <w:rFonts w:ascii="Times New Roman" w:hAnsi="Times New Roman" w:eastAsia="Times New Roman" w:cs="Times New Roman"/>
                <w:sz w:val="24"/>
              </w:rPr>
              <w:t>%</w:t>
            </w:r>
          </w:p>
        </w:tc>
        <w:tc>
          <w:tcPr>
            <w:tcW w:w="0" w:type="auto"/>
          </w:tcPr>
          <w:p w14:paraId="0B3897AD">
            <w:pPr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Not applicable</w:t>
            </w:r>
          </w:p>
        </w:tc>
      </w:tr>
      <w:tr w14:paraId="15FF2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3A87260">
            <w:pPr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Progression-free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>survival at 1, 2 and 3 years</w:t>
            </w:r>
            <w:r>
              <w:rPr>
                <w:rFonts w:hint="eastAsia" w:ascii="Times New Roman" w:hAnsi="Times New Roman" w:eastAsia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>of patients who achieved cCR and did not subsequently undergo hepatectomy</w:t>
            </w:r>
          </w:p>
        </w:tc>
        <w:tc>
          <w:tcPr>
            <w:tcW w:w="0" w:type="auto"/>
          </w:tcPr>
          <w:p w14:paraId="2038B15B">
            <w:pPr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92</w:t>
            </w:r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>0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%, 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>82</w:t>
            </w:r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>6</w:t>
            </w:r>
            <w:r>
              <w:rPr>
                <w:rFonts w:ascii="Times New Roman" w:hAnsi="Times New Roman" w:eastAsia="Times New Roman" w:cs="Times New Roman"/>
                <w:sz w:val="24"/>
              </w:rPr>
              <w:t>%,</w:t>
            </w:r>
            <w:r>
              <w:rPr>
                <w:rFonts w:hint="eastAsia" w:ascii="Times New Roman" w:hAnsi="Times New Roman" w:cs="Times New Roman"/>
                <w:sz w:val="24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>64</w:t>
            </w:r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>7</w:t>
            </w:r>
            <w:r>
              <w:rPr>
                <w:rFonts w:ascii="Times New Roman" w:hAnsi="Times New Roman" w:eastAsia="Times New Roman" w:cs="Times New Roman"/>
                <w:sz w:val="24"/>
              </w:rPr>
              <w:t>%</w:t>
            </w:r>
          </w:p>
        </w:tc>
        <w:tc>
          <w:tcPr>
            <w:tcW w:w="0" w:type="auto"/>
          </w:tcPr>
          <w:p w14:paraId="39F8B9DD">
            <w:pPr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Not applicable</w:t>
            </w:r>
          </w:p>
        </w:tc>
      </w:tr>
    </w:tbl>
    <w:p w14:paraId="448BD1B3">
      <w:pPr>
        <w:widowControl/>
        <w:jc w:val="left"/>
        <w:rPr>
          <w:rFonts w:ascii="Times New Roman" w:hAnsi="Times New Roman"/>
          <w:sz w:val="24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  <w:r>
        <w:rPr>
          <w:rFonts w:ascii="Times New Roman" w:hAnsi="Times New Roman" w:eastAsia="Times New Roman" w:cs="Times New Roman"/>
          <w:sz w:val="24"/>
        </w:rPr>
        <w:t>cCR</w:t>
      </w:r>
      <w:r>
        <w:rPr>
          <w:rFonts w:hint="eastAsia" w:ascii="Times New Roman" w:hAnsi="Times New Roman" w:eastAsia="宋体" w:cs="Times New Roman"/>
          <w:sz w:val="24"/>
        </w:rPr>
        <w:t xml:space="preserve">, clinical </w:t>
      </w:r>
      <w:r>
        <w:rPr>
          <w:rFonts w:ascii="Times New Roman" w:hAnsi="Times New Roman" w:eastAsia="宋体" w:cs="Times New Roman"/>
          <w:sz w:val="24"/>
        </w:rPr>
        <w:t>complete response</w:t>
      </w:r>
      <w:r>
        <w:rPr>
          <w:rFonts w:hint="eastAsia" w:ascii="Times New Roman" w:hAnsi="Times New Roman" w:eastAsia="宋体" w:cs="Times New Roman"/>
          <w:sz w:val="24"/>
        </w:rPr>
        <w:t xml:space="preserve">; BCLC, </w:t>
      </w:r>
      <w:r>
        <w:rPr>
          <w:rFonts w:ascii="Times New Roman" w:hAnsi="Times New Roman"/>
          <w:sz w:val="24"/>
        </w:rPr>
        <w:t>Barcelona Clinic Liver Cancer</w:t>
      </w:r>
      <w:r>
        <w:rPr>
          <w:rFonts w:hint="eastAsia" w:ascii="Times New Roman" w:hAnsi="Times New Roman"/>
          <w:sz w:val="24"/>
        </w:rPr>
        <w:t xml:space="preserve">; </w:t>
      </w:r>
      <w:r>
        <w:rPr>
          <w:rFonts w:ascii="Times New Roman" w:hAnsi="Times New Roman"/>
          <w:sz w:val="22"/>
          <w:szCs w:val="22"/>
        </w:rPr>
        <w:t>IQ</w:t>
      </w:r>
      <w:r>
        <w:rPr>
          <w:rFonts w:ascii="Times New Roman" w:hAnsi="Times New Roman"/>
          <w:sz w:val="24"/>
        </w:rPr>
        <w:t xml:space="preserve">R, </w:t>
      </w:r>
      <w:r>
        <w:rPr>
          <w:rFonts w:hint="eastAsia" w:ascii="Times New Roman" w:hAnsi="Times New Roman"/>
          <w:sz w:val="24"/>
        </w:rPr>
        <w:t>i</w:t>
      </w:r>
      <w:r>
        <w:rPr>
          <w:rFonts w:ascii="Times New Roman" w:hAnsi="Times New Roman"/>
          <w:sz w:val="24"/>
        </w:rPr>
        <w:t xml:space="preserve">nterquartile </w:t>
      </w:r>
      <w:r>
        <w:rPr>
          <w:rFonts w:hint="eastAsia" w:ascii="Times New Roman" w:hAnsi="Times New Roman"/>
          <w:sz w:val="24"/>
        </w:rPr>
        <w:t>r</w:t>
      </w:r>
      <w:r>
        <w:rPr>
          <w:rFonts w:ascii="Times New Roman" w:hAnsi="Times New Roman"/>
          <w:sz w:val="24"/>
        </w:rPr>
        <w:t>ange</w:t>
      </w:r>
      <w:r>
        <w:rPr>
          <w:rFonts w:ascii="Times New Roman" w:hAnsi="Times New Roman" w:cs="Times New Roman"/>
          <w:sz w:val="24"/>
        </w:rPr>
        <w:t>;</w:t>
      </w:r>
      <w:r>
        <w:rPr>
          <w:rFonts w:ascii="Times New Roman" w:hAnsi="Times New Roman"/>
          <w:sz w:val="24"/>
        </w:rPr>
        <w:t xml:space="preserve"> CI,</w:t>
      </w:r>
      <w:r>
        <w:rPr>
          <w:rFonts w:hint="eastAsia"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confidence interval</w:t>
      </w:r>
      <w:r>
        <w:rPr>
          <w:rFonts w:hint="eastAsia" w:ascii="Times New Roman" w:hAnsi="Times New Roman" w:eastAsia="微软雅黑"/>
          <w:sz w:val="24"/>
        </w:rPr>
        <w:t>.</w:t>
      </w:r>
      <w:r>
        <w:rPr>
          <w:rFonts w:ascii="Times New Roman" w:hAnsi="Times New Roman"/>
          <w:sz w:val="24"/>
        </w:rPr>
        <w:t> </w:t>
      </w:r>
    </w:p>
    <w:p w14:paraId="42F8A4A8">
      <w:pPr>
        <w:widowControl/>
        <w:spacing w:line="360" w:lineRule="auto"/>
        <w:jc w:val="left"/>
        <w:rPr>
          <w:rFonts w:ascii="Times New Roman" w:hAnsi="Times New Roman"/>
          <w:b/>
          <w:sz w:val="24"/>
        </w:rPr>
      </w:pPr>
      <w:r>
        <w:rPr>
          <w:rFonts w:hint="eastAsia" w:ascii="Times New Roman" w:hAnsi="Times New Roman"/>
          <w:b/>
          <w:sz w:val="24"/>
        </w:rPr>
        <w:t>Supplementary Figure</w:t>
      </w:r>
      <w:r>
        <w:rPr>
          <w:rFonts w:ascii="Times New Roman" w:hAnsi="Times New Roman"/>
          <w:b/>
          <w:sz w:val="24"/>
        </w:rPr>
        <w:t>s</w:t>
      </w:r>
    </w:p>
    <w:p w14:paraId="57D198B2">
      <w:pPr>
        <w:widowControl/>
        <w:spacing w:line="360" w:lineRule="auto"/>
        <w:jc w:val="left"/>
        <w:rPr>
          <w:rFonts w:ascii="Times New Roman" w:hAnsi="Times New Roman" w:eastAsia="宋体"/>
          <w:b/>
          <w:sz w:val="24"/>
        </w:rPr>
      </w:pPr>
      <w:r>
        <w:rPr>
          <w:rFonts w:ascii="Times New Roman" w:hAnsi="Times New Roman"/>
          <w:b/>
          <w:sz w:val="24"/>
        </w:rPr>
        <w:t>Supplement</w:t>
      </w:r>
      <w:r>
        <w:rPr>
          <w:rFonts w:ascii="Times New Roman" w:hAnsi="Times New Roman"/>
          <w:b/>
          <w:bCs/>
          <w:sz w:val="24"/>
        </w:rPr>
        <w:t>a</w:t>
      </w:r>
      <w:r>
        <w:rPr>
          <w:rFonts w:hint="eastAsia" w:ascii="Times New Roman" w:hAnsi="Times New Roman"/>
          <w:b/>
          <w:bCs/>
          <w:sz w:val="24"/>
        </w:rPr>
        <w:t>ry</w:t>
      </w:r>
      <w:r>
        <w:rPr>
          <w:rFonts w:ascii="Times New Roman" w:hAnsi="Times New Roman"/>
          <w:b/>
          <w:sz w:val="24"/>
        </w:rPr>
        <w:t xml:space="preserve"> Figure </w:t>
      </w:r>
      <w:r>
        <w:rPr>
          <w:rFonts w:hint="eastAsia" w:ascii="Times New Roman" w:hAnsi="Times New Roman"/>
          <w:b/>
          <w:sz w:val="24"/>
        </w:rPr>
        <w:t>1</w:t>
      </w:r>
      <w:r>
        <w:rPr>
          <w:rFonts w:ascii="Times New Roman" w:hAnsi="Times New Roman"/>
          <w:b/>
          <w:sz w:val="24"/>
        </w:rPr>
        <w:t>.</w:t>
      </w:r>
      <w:r>
        <w:rPr>
          <w:rFonts w:hint="eastAsia"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Comparison of </w:t>
      </w:r>
      <w:r>
        <w:rPr>
          <w:rFonts w:ascii="Times New Roman" w:hAnsi="Times New Roman"/>
          <w:b/>
          <w:bCs/>
          <w:sz w:val="24"/>
        </w:rPr>
        <w:t>(A)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 w:eastAsia="Arial-BoldMT" w:cs="Times New Roman"/>
          <w:kern w:val="0"/>
          <w:sz w:val="24"/>
          <w:lang w:bidi="ar"/>
        </w:rPr>
        <w:t xml:space="preserve">overall survival and </w:t>
      </w:r>
      <w:r>
        <w:rPr>
          <w:rFonts w:ascii="Times New Roman" w:hAnsi="Times New Roman" w:eastAsia="Arial-BoldMT" w:cs="Times New Roman"/>
          <w:b/>
          <w:bCs/>
          <w:kern w:val="0"/>
          <w:sz w:val="24"/>
          <w:lang w:bidi="ar"/>
        </w:rPr>
        <w:t>(B)</w:t>
      </w:r>
      <w:r>
        <w:rPr>
          <w:rFonts w:ascii="Times New Roman" w:hAnsi="Times New Roman" w:eastAsia="Arial-BoldMT" w:cs="Times New Roman"/>
          <w:kern w:val="0"/>
          <w:sz w:val="24"/>
          <w:lang w:bidi="ar"/>
        </w:rPr>
        <w:t xml:space="preserve"> progression-free survival across the entire cohort, stratified by type of PD-1 inhibitor in </w:t>
      </w:r>
      <w:r>
        <w:rPr>
          <w:rFonts w:hint="eastAsia" w:ascii="Times New Roman" w:hAnsi="Times New Roman"/>
          <w:sz w:val="24"/>
        </w:rPr>
        <w:t>PD-1 inhibitor-based combination therapy</w:t>
      </w:r>
      <w:r>
        <w:rPr>
          <w:rFonts w:ascii="Times New Roman" w:hAnsi="Times New Roman" w:eastAsia="Arial-BoldMT" w:cs="Times New Roman"/>
          <w:kern w:val="0"/>
          <w:sz w:val="24"/>
          <w:lang w:bidi="ar"/>
        </w:rPr>
        <w:t>.</w:t>
      </w:r>
      <w:r>
        <w:rPr>
          <w:rFonts w:hint="eastAsia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HR, hazard ratio</w:t>
      </w:r>
      <w:r>
        <w:rPr>
          <w:rFonts w:hint="eastAsia" w:ascii="Times New Roman" w:hAnsi="Times New Roman"/>
          <w:sz w:val="24"/>
        </w:rPr>
        <w:t>; CI,</w:t>
      </w:r>
      <w:r>
        <w:rPr>
          <w:rFonts w:ascii="Times New Roman" w:hAnsi="Times New Roman"/>
          <w:bCs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confidence</w:t>
      </w:r>
      <w:r>
        <w:rPr>
          <w:rFonts w:hint="eastAsia"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interval</w:t>
      </w:r>
      <w:r>
        <w:rPr>
          <w:rFonts w:hint="eastAsia" w:ascii="Times New Roman" w:hAnsi="Times New Roman"/>
          <w:color w:val="000000"/>
          <w:sz w:val="24"/>
        </w:rPr>
        <w:t>.</w:t>
      </w:r>
      <w:r>
        <w:rPr>
          <w:rFonts w:hint="eastAsia" w:ascii="Times New Roman" w:hAnsi="Times New Roman" w:eastAsia="宋体" w:cs="Times New Roman"/>
          <w:kern w:val="0"/>
          <w:sz w:val="24"/>
          <w:lang w:bidi="ar"/>
        </w:rPr>
        <w:t xml:space="preserve"> </w:t>
      </w:r>
    </w:p>
    <w:p w14:paraId="1EDBD270">
      <w:pPr>
        <w:widowControl/>
        <w:spacing w:line="360" w:lineRule="auto"/>
        <w:jc w:val="left"/>
        <w:rPr>
          <w:rFonts w:ascii="Times New Roman" w:hAnsi="Times New Roman"/>
          <w:b/>
          <w:sz w:val="24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 w:ascii="Times New Roman" w:hAnsi="Times New Roman"/>
          <w:b/>
          <w:sz w:val="24"/>
        </w:rPr>
        <w:drawing>
          <wp:inline distT="0" distB="0" distL="114300" distR="114300">
            <wp:extent cx="5271135" cy="1550035"/>
            <wp:effectExtent l="0" t="0" r="5715" b="2540"/>
            <wp:docPr id="1" name="图片 1" descr="ICI异质性亚组分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CI异质性亚组分析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4CA22">
      <w:pPr>
        <w:widowControl/>
        <w:spacing w:line="360" w:lineRule="auto"/>
        <w:jc w:val="left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Supplement</w:t>
      </w:r>
      <w:r>
        <w:rPr>
          <w:rFonts w:ascii="Times New Roman" w:hAnsi="Times New Roman"/>
          <w:b/>
          <w:bCs/>
          <w:sz w:val="24"/>
        </w:rPr>
        <w:t>a</w:t>
      </w:r>
      <w:r>
        <w:rPr>
          <w:rFonts w:hint="eastAsia" w:ascii="Times New Roman" w:hAnsi="Times New Roman"/>
          <w:b/>
          <w:bCs/>
          <w:sz w:val="24"/>
        </w:rPr>
        <w:t xml:space="preserve">ry </w:t>
      </w:r>
      <w:r>
        <w:rPr>
          <w:rFonts w:ascii="Times New Roman" w:hAnsi="Times New Roman"/>
          <w:b/>
          <w:bCs/>
          <w:sz w:val="24"/>
        </w:rPr>
        <w:t>Fig</w:t>
      </w:r>
      <w:r>
        <w:rPr>
          <w:rFonts w:hint="eastAsia" w:ascii="Times New Roman" w:hAnsi="Times New Roman"/>
          <w:b/>
          <w:bCs/>
          <w:sz w:val="24"/>
        </w:rPr>
        <w:t>ure</w:t>
      </w:r>
      <w:r>
        <w:rPr>
          <w:rFonts w:ascii="Times New Roman" w:hAnsi="Times New Roman"/>
          <w:b/>
          <w:bCs/>
          <w:sz w:val="24"/>
        </w:rPr>
        <w:t xml:space="preserve"> </w:t>
      </w:r>
      <w:r>
        <w:rPr>
          <w:rFonts w:hint="eastAsia" w:ascii="Times New Roman" w:hAnsi="Times New Roman"/>
          <w:b/>
          <w:bCs/>
          <w:sz w:val="24"/>
        </w:rPr>
        <w:t>2</w:t>
      </w:r>
      <w:r>
        <w:rPr>
          <w:rFonts w:ascii="Times New Roman" w:hAnsi="Times New Roman"/>
          <w:b/>
          <w:bCs/>
          <w:sz w:val="24"/>
        </w:rPr>
        <w:t>.</w:t>
      </w:r>
      <w:r>
        <w:rPr>
          <w:rFonts w:hint="eastAsia" w:ascii="Times New Roman" w:hAnsi="Times New Roman"/>
          <w:sz w:val="24"/>
        </w:rPr>
        <w:t xml:space="preserve"> 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Kaplan-Meier curves of </w:t>
      </w:r>
      <w:r>
        <w:rPr>
          <w:rFonts w:ascii="Times New Roman" w:hAnsi="Times New Roman" w:eastAsia="宋体" w:cs="Times New Roman"/>
          <w:b/>
          <w:bCs/>
          <w:color w:val="000000"/>
          <w:sz w:val="24"/>
        </w:rPr>
        <w:t>(A)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 overall survival and </w:t>
      </w:r>
      <w:r>
        <w:rPr>
          <w:rFonts w:ascii="Times New Roman" w:hAnsi="Times New Roman" w:eastAsia="宋体" w:cs="Times New Roman"/>
          <w:b/>
          <w:bCs/>
          <w:color w:val="000000"/>
          <w:sz w:val="24"/>
        </w:rPr>
        <w:t>(B)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</w:rPr>
        <w:t>progression-free</w:t>
      </w:r>
      <w:r>
        <w:rPr>
          <w:rFonts w:ascii="Times New Roman" w:hAnsi="Times New Roman" w:eastAsia="宋体" w:cs="Times New Roman"/>
          <w:color w:val="000000"/>
          <w:sz w:val="24"/>
        </w:rPr>
        <w:t>-free survival</w:t>
      </w:r>
      <w:r>
        <w:rPr>
          <w:rFonts w:hint="eastAsia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in the subset of patients receiving lenvatinib and those receiving other anti-angiogenic agents. </w:t>
      </w:r>
      <w:r>
        <w:rPr>
          <w:rFonts w:hint="eastAsia" w:ascii="Times New Roman" w:hAnsi="Times New Roman"/>
          <w:sz w:val="24"/>
        </w:rPr>
        <w:t>CI,</w:t>
      </w:r>
      <w:r>
        <w:rPr>
          <w:rFonts w:ascii="Times New Roman" w:hAnsi="Times New Roman"/>
          <w:bCs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confidence</w:t>
      </w:r>
      <w:r>
        <w:rPr>
          <w:rFonts w:hint="eastAsia"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interval</w:t>
      </w:r>
      <w:r>
        <w:rPr>
          <w:rFonts w:hint="eastAsia" w:ascii="Times New Roman" w:hAnsi="Times New Roman"/>
          <w:color w:val="000000"/>
          <w:sz w:val="24"/>
        </w:rPr>
        <w:t>.</w:t>
      </w:r>
    </w:p>
    <w:p w14:paraId="086B6414">
      <w:pPr>
        <w:widowControl/>
        <w:spacing w:line="360" w:lineRule="auto"/>
        <w:jc w:val="left"/>
        <w:rPr>
          <w:rFonts w:ascii="Times New Roman" w:hAnsi="Times New Roman"/>
          <w:b/>
          <w:sz w:val="24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 w:ascii="Times New Roman" w:hAnsi="Times New Roman"/>
          <w:b/>
          <w:sz w:val="24"/>
        </w:rPr>
        <w:drawing>
          <wp:inline distT="0" distB="0" distL="114300" distR="114300">
            <wp:extent cx="5272405" cy="2019300"/>
            <wp:effectExtent l="0" t="0" r="4445" b="0"/>
            <wp:docPr id="7" name="图片 7" descr="仑伐vs非仑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仑伐vs非仑伐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B1222">
      <w:pPr>
        <w:widowControl/>
        <w:spacing w:line="360" w:lineRule="auto"/>
        <w:jc w:val="left"/>
        <w:rPr>
          <w:rFonts w:ascii="Times New Roman" w:hAnsi="Times New Roman"/>
          <w:b/>
          <w:sz w:val="24"/>
        </w:rPr>
      </w:pPr>
    </w:p>
    <w:p w14:paraId="4723650A">
      <w:pPr>
        <w:widowControl/>
        <w:spacing w:line="36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Supplement</w:t>
      </w:r>
      <w:r>
        <w:rPr>
          <w:rFonts w:ascii="Times New Roman" w:hAnsi="Times New Roman"/>
          <w:b/>
          <w:bCs/>
          <w:sz w:val="24"/>
        </w:rPr>
        <w:t>a</w:t>
      </w:r>
      <w:r>
        <w:rPr>
          <w:rFonts w:hint="eastAsia" w:ascii="Times New Roman" w:hAnsi="Times New Roman"/>
          <w:b/>
          <w:bCs/>
          <w:sz w:val="24"/>
        </w:rPr>
        <w:t>ry</w:t>
      </w:r>
      <w:r>
        <w:rPr>
          <w:rFonts w:ascii="Times New Roman" w:hAnsi="Times New Roman"/>
          <w:b/>
          <w:sz w:val="24"/>
        </w:rPr>
        <w:t xml:space="preserve"> Figure </w:t>
      </w:r>
      <w:r>
        <w:rPr>
          <w:rFonts w:hint="eastAsia" w:ascii="Times New Roman" w:hAnsi="Times New Roman"/>
          <w:b/>
          <w:sz w:val="24"/>
        </w:rPr>
        <w:t>3</w:t>
      </w:r>
      <w:r>
        <w:rPr>
          <w:rFonts w:ascii="Times New Roman" w:hAnsi="Times New Roman"/>
          <w:b/>
          <w:sz w:val="24"/>
        </w:rPr>
        <w:t>.</w:t>
      </w:r>
      <w:r>
        <w:rPr>
          <w:rFonts w:hint="eastAsia"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Kaplan-Meier curves showing overall survival (</w:t>
      </w:r>
      <w:r>
        <w:rPr>
          <w:rFonts w:hint="eastAsia" w:ascii="Times New Roman" w:hAnsi="Times New Roman"/>
          <w:sz w:val="24"/>
        </w:rPr>
        <w:t>OS</w:t>
      </w:r>
      <w:r>
        <w:rPr>
          <w:rFonts w:ascii="Times New Roman" w:hAnsi="Times New Roman"/>
          <w:sz w:val="24"/>
        </w:rPr>
        <w:t>) and progression-free survival</w:t>
      </w:r>
      <w:r>
        <w:rPr>
          <w:rFonts w:hint="eastAsia"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hint="eastAsia" w:ascii="Times New Roman" w:hAnsi="Times New Roman"/>
          <w:sz w:val="24"/>
        </w:rPr>
        <w:t>PFS</w:t>
      </w:r>
      <w:r>
        <w:rPr>
          <w:rFonts w:ascii="Times New Roman" w:hAnsi="Times New Roman"/>
          <w:sz w:val="24"/>
        </w:rPr>
        <w:t>) in the entire cohort.</w:t>
      </w:r>
    </w:p>
    <w:p w14:paraId="33E7FD6F">
      <w:pPr>
        <w:widowControl/>
        <w:spacing w:line="360" w:lineRule="auto"/>
        <w:jc w:val="left"/>
        <w:rPr>
          <w:rFonts w:ascii="Times New Roman" w:hAnsi="Times New Roman"/>
          <w:b/>
          <w:sz w:val="24"/>
        </w:rPr>
      </w:pPr>
      <w:r>
        <w:rPr>
          <w:rFonts w:hint="eastAsia" w:ascii="Times New Roman" w:hAnsi="Times New Roman"/>
          <w:b/>
          <w:sz w:val="24"/>
        </w:rPr>
        <w:drawing>
          <wp:inline distT="0" distB="0" distL="114300" distR="114300">
            <wp:extent cx="5273675" cy="4023360"/>
            <wp:effectExtent l="0" t="0" r="3175" b="5715"/>
            <wp:docPr id="3" name="图片 3" descr="Supplementary Fig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Supplementary Fig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26C21">
      <w:pPr>
        <w:jc w:val="center"/>
      </w:pPr>
    </w:p>
    <w:p w14:paraId="202B21E8"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31C074AF">
      <w:pPr>
        <w:widowControl/>
        <w:adjustRightInd w:val="0"/>
        <w:snapToGrid w:val="0"/>
        <w:spacing w:line="360" w:lineRule="auto"/>
        <w:jc w:val="center"/>
      </w:pPr>
    </w:p>
    <w:p w14:paraId="3F492847">
      <w:pPr>
        <w:widowControl/>
        <w:adjustRightInd w:val="0"/>
        <w:snapToGrid w:val="0"/>
        <w:spacing w:line="360" w:lineRule="auto"/>
        <w:rPr>
          <w:rFonts w:ascii="Times New Roman" w:hAnsi="Times New Roman"/>
          <w:color w:val="000000"/>
          <w:kern w:val="0"/>
          <w:sz w:val="24"/>
        </w:rPr>
      </w:pPr>
      <w:r>
        <w:rPr>
          <w:rFonts w:ascii="Times New Roman" w:hAnsi="Times New Roman"/>
          <w:b/>
          <w:sz w:val="24"/>
        </w:rPr>
        <w:t>Supplement</w:t>
      </w:r>
      <w:r>
        <w:rPr>
          <w:rFonts w:ascii="Times New Roman" w:hAnsi="Times New Roman"/>
          <w:b/>
          <w:bCs/>
          <w:sz w:val="24"/>
        </w:rPr>
        <w:t>a</w:t>
      </w:r>
      <w:r>
        <w:rPr>
          <w:rFonts w:hint="eastAsia" w:ascii="Times New Roman" w:hAnsi="Times New Roman"/>
          <w:b/>
          <w:bCs/>
          <w:sz w:val="24"/>
        </w:rPr>
        <w:t>ry</w:t>
      </w:r>
      <w:r>
        <w:rPr>
          <w:rFonts w:ascii="Times New Roman" w:hAnsi="Times New Roman"/>
          <w:b/>
          <w:sz w:val="24"/>
        </w:rPr>
        <w:t xml:space="preserve"> Figure </w:t>
      </w:r>
      <w:r>
        <w:rPr>
          <w:rFonts w:hint="eastAsia" w:ascii="Times New Roman" w:hAnsi="Times New Roman"/>
          <w:b/>
          <w:sz w:val="24"/>
        </w:rPr>
        <w:t>4</w:t>
      </w:r>
      <w:r>
        <w:rPr>
          <w:rFonts w:ascii="Times New Roman" w:hAnsi="Times New Roman"/>
          <w:b/>
          <w:sz w:val="24"/>
        </w:rPr>
        <w:t xml:space="preserve">. </w:t>
      </w:r>
      <w:r>
        <w:rPr>
          <w:rFonts w:ascii="Times New Roman" w:hAnsi="Times New Roman"/>
          <w:sz w:val="24"/>
        </w:rPr>
        <w:t xml:space="preserve">Forest plots comparing </w:t>
      </w:r>
      <w:r>
        <w:rPr>
          <w:rFonts w:ascii="Times New Roman" w:hAnsi="Times New Roman"/>
          <w:b/>
          <w:bCs/>
          <w:sz w:val="24"/>
        </w:rPr>
        <w:t xml:space="preserve">(A) </w:t>
      </w:r>
      <w:r>
        <w:rPr>
          <w:rFonts w:ascii="Times New Roman" w:hAnsi="Times New Roman"/>
          <w:sz w:val="24"/>
        </w:rPr>
        <w:t xml:space="preserve">overall or </w:t>
      </w:r>
      <w:r>
        <w:rPr>
          <w:rFonts w:ascii="Times New Roman" w:hAnsi="Times New Roman"/>
          <w:b/>
          <w:bCs/>
          <w:sz w:val="24"/>
        </w:rPr>
        <w:t xml:space="preserve">(B) </w:t>
      </w:r>
      <w:r>
        <w:rPr>
          <w:rFonts w:ascii="Times New Roman" w:hAnsi="Times New Roman"/>
          <w:sz w:val="24"/>
        </w:rPr>
        <w:t>progression-free survival between patients who</w:t>
      </w:r>
      <w:r>
        <w:rPr>
          <w:rFonts w:hint="eastAsia" w:ascii="Times New Roman" w:hAnsi="Times New Roman"/>
          <w:sz w:val="24"/>
        </w:rPr>
        <w:t xml:space="preserve"> achieved clinical</w:t>
      </w:r>
      <w:r>
        <w:rPr>
          <w:rFonts w:ascii="Times New Roman" w:hAnsi="Times New Roman"/>
          <w:sz w:val="24"/>
        </w:rPr>
        <w:t xml:space="preserve"> complete response</w:t>
      </w:r>
      <w:r>
        <w:rPr>
          <w:rFonts w:hint="eastAsia" w:ascii="Times New Roman" w:hAnsi="Times New Roman"/>
          <w:sz w:val="24"/>
        </w:rPr>
        <w:t xml:space="preserve"> (cCR) or not</w:t>
      </w:r>
      <w:r>
        <w:rPr>
          <w:rFonts w:ascii="Times New Roman" w:hAnsi="Times New Roman"/>
          <w:sz w:val="24"/>
        </w:rPr>
        <w:t xml:space="preserve"> after </w:t>
      </w:r>
      <w:r>
        <w:rPr>
          <w:rFonts w:hint="eastAsia" w:ascii="Times New Roman" w:hAnsi="Times New Roman"/>
          <w:sz w:val="24"/>
        </w:rPr>
        <w:t>PD-1 inhibitor-based combination therapy</w:t>
      </w:r>
      <w:r>
        <w:rPr>
          <w:rFonts w:ascii="Times New Roman" w:hAnsi="Times New Roman" w:eastAsia="微软雅黑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hint="eastAsia" w:ascii="Times New Roman" w:hAnsi="Times New Roman"/>
          <w:sz w:val="24"/>
        </w:rPr>
        <w:t>CI,</w:t>
      </w:r>
      <w:r>
        <w:rPr>
          <w:rFonts w:ascii="Times New Roman" w:hAnsi="Times New Roman"/>
          <w:bCs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confidence interval</w:t>
      </w:r>
      <w:r>
        <w:rPr>
          <w:rFonts w:hint="eastAsia" w:ascii="Times New Roman" w:hAnsi="Times New Roman"/>
          <w:color w:val="000000"/>
          <w:sz w:val="24"/>
        </w:rPr>
        <w:t xml:space="preserve">; TACE, </w:t>
      </w:r>
      <w:r>
        <w:rPr>
          <w:rFonts w:ascii="Times New Roman" w:hAnsi="Times New Roman"/>
          <w:sz w:val="24"/>
        </w:rPr>
        <w:t>transarterial chemoembolization</w:t>
      </w:r>
      <w:r>
        <w:rPr>
          <w:rFonts w:ascii="Times New Roman" w:hAnsi="Times New Roman"/>
          <w:color w:val="000000"/>
          <w:kern w:val="0"/>
          <w:sz w:val="24"/>
        </w:rPr>
        <w:t>.</w:t>
      </w:r>
    </w:p>
    <w:p w14:paraId="749B094D">
      <w:pPr>
        <w:widowControl/>
        <w:adjustRightInd w:val="0"/>
        <w:snapToGrid w:val="0"/>
        <w:spacing w:line="360" w:lineRule="auto"/>
        <w:rPr>
          <w:rFonts w:ascii="Times New Roman" w:hAnsi="Times New Roman"/>
          <w:color w:val="000000"/>
          <w:kern w:val="0"/>
          <w:sz w:val="24"/>
        </w:rPr>
      </w:pPr>
      <w:r>
        <w:rPr>
          <w:rFonts w:hint="eastAsia" w:ascii="Times New Roman" w:hAnsi="Times New Roman"/>
          <w:color w:val="000000"/>
          <w:kern w:val="0"/>
          <w:sz w:val="24"/>
        </w:rPr>
        <w:drawing>
          <wp:inline distT="0" distB="0" distL="114300" distR="114300">
            <wp:extent cx="3862070" cy="7001510"/>
            <wp:effectExtent l="0" t="0" r="5080" b="8890"/>
            <wp:docPr id="8" name="图片 8" descr="Supplementary Fig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Supplementary Fig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2070" cy="700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0C32F">
      <w:pPr>
        <w:widowControl/>
        <w:adjustRightInd w:val="0"/>
        <w:snapToGrid w:val="0"/>
        <w:spacing w:line="360" w:lineRule="auto"/>
        <w:rPr>
          <w:rFonts w:ascii="Times New Roman" w:hAnsi="Times New Roman"/>
          <w:color w:val="000000"/>
          <w:kern w:val="0"/>
          <w:sz w:val="24"/>
        </w:rPr>
      </w:pPr>
    </w:p>
    <w:p w14:paraId="500CD7C9">
      <w:pPr>
        <w:widowControl/>
        <w:adjustRightInd w:val="0"/>
        <w:snapToGrid w:val="0"/>
        <w:spacing w:line="360" w:lineRule="auto"/>
        <w:rPr>
          <w:rFonts w:ascii="Times New Roman" w:hAnsi="Times New Roman"/>
          <w:color w:val="000000"/>
          <w:kern w:val="0"/>
          <w:sz w:val="24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17BF21A6">
      <w:pPr>
        <w:widowControl/>
        <w:adjustRightInd w:val="0"/>
        <w:snapToGrid w:val="0"/>
        <w:spacing w:line="360" w:lineRule="auto"/>
        <w:jc w:val="left"/>
        <w:rPr>
          <w:rFonts w:ascii="Times New Roman" w:hAnsi="Times New Roman"/>
          <w:color w:val="000000"/>
          <w:kern w:val="0"/>
          <w:sz w:val="24"/>
        </w:rPr>
      </w:pPr>
    </w:p>
    <w:p w14:paraId="1A7A98CD">
      <w:pPr>
        <w:widowControl/>
        <w:spacing w:line="36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Supplement</w:t>
      </w:r>
      <w:r>
        <w:rPr>
          <w:rFonts w:ascii="Times New Roman" w:hAnsi="Times New Roman"/>
          <w:b/>
          <w:bCs/>
          <w:sz w:val="24"/>
        </w:rPr>
        <w:t>a</w:t>
      </w:r>
      <w:r>
        <w:rPr>
          <w:rFonts w:hint="eastAsia" w:ascii="Times New Roman" w:hAnsi="Times New Roman"/>
          <w:b/>
          <w:bCs/>
          <w:sz w:val="24"/>
        </w:rPr>
        <w:t>ry</w:t>
      </w:r>
      <w:r>
        <w:rPr>
          <w:rFonts w:ascii="Times New Roman" w:hAnsi="Times New Roman"/>
          <w:b/>
          <w:sz w:val="24"/>
        </w:rPr>
        <w:t xml:space="preserve"> Figure </w:t>
      </w:r>
      <w:r>
        <w:rPr>
          <w:rFonts w:hint="eastAsia" w:ascii="Times New Roman" w:hAnsi="Times New Roman"/>
          <w:b/>
          <w:sz w:val="24"/>
        </w:rPr>
        <w:t>5</w:t>
      </w:r>
      <w:r>
        <w:rPr>
          <w:rFonts w:ascii="Times New Roman" w:hAnsi="Times New Roman"/>
          <w:b/>
          <w:sz w:val="24"/>
        </w:rPr>
        <w:t>.</w:t>
      </w:r>
      <w:r>
        <w:rPr>
          <w:rFonts w:hint="eastAsia"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Comparison of </w:t>
      </w:r>
      <w:r>
        <w:rPr>
          <w:rFonts w:ascii="Times New Roman" w:hAnsi="Times New Roman"/>
          <w:b/>
          <w:bCs/>
          <w:sz w:val="24"/>
        </w:rPr>
        <w:t>(A, C)</w:t>
      </w:r>
      <w:r>
        <w:rPr>
          <w:rFonts w:ascii="Times New Roman" w:hAnsi="Times New Roman"/>
          <w:sz w:val="24"/>
        </w:rPr>
        <w:t xml:space="preserve"> overall survival and </w:t>
      </w:r>
      <w:r>
        <w:rPr>
          <w:rFonts w:ascii="Times New Roman" w:hAnsi="Times New Roman"/>
          <w:b/>
          <w:bCs/>
          <w:sz w:val="24"/>
        </w:rPr>
        <w:t>(B, D)</w:t>
      </w:r>
      <w:r>
        <w:rPr>
          <w:rFonts w:ascii="Times New Roman" w:hAnsi="Times New Roman"/>
          <w:sz w:val="24"/>
        </w:rPr>
        <w:t xml:space="preserve"> progression-free survival between patients who achieved clinical complete response (cCR) or not after</w:t>
      </w:r>
      <w:r>
        <w:rPr>
          <w:rFonts w:hint="eastAsia" w:ascii="Times New Roman" w:hAnsi="Times New Roman"/>
          <w:sz w:val="24"/>
        </w:rPr>
        <w:t xml:space="preserve"> PD-1 inhibitor-based combination therapy</w:t>
      </w:r>
      <w:r>
        <w:rPr>
          <w:rFonts w:ascii="Times New Roman" w:hAnsi="Times New Roman"/>
          <w:sz w:val="24"/>
        </w:rPr>
        <w:t xml:space="preserve"> involving transarterial chemoembolization (TACE) or hepatic artery infusion chemotherapy (HAIC).</w:t>
      </w:r>
    </w:p>
    <w:p w14:paraId="6C44AC7D">
      <w:pPr>
        <w:widowControl/>
        <w:spacing w:line="360" w:lineRule="auto"/>
        <w:jc w:val="left"/>
        <w:rPr>
          <w:rFonts w:ascii="Times New Roman" w:hAnsi="Times New Roman"/>
          <w:b/>
          <w:sz w:val="24"/>
        </w:rPr>
      </w:pPr>
      <w:r>
        <w:rPr>
          <w:rFonts w:hint="eastAsia" w:ascii="Times New Roman" w:hAnsi="Times New Roman"/>
          <w:b/>
          <w:sz w:val="24"/>
        </w:rPr>
        <w:drawing>
          <wp:inline distT="0" distB="0" distL="114300" distR="114300">
            <wp:extent cx="5271135" cy="4255135"/>
            <wp:effectExtent l="0" t="0" r="5715" b="2540"/>
            <wp:docPr id="13" name="图片 13" descr="TACE+HAIC异质性分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TACE+HAIC异质性分析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25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A2435">
      <w:pPr>
        <w:widowControl/>
        <w:adjustRightInd w:val="0"/>
        <w:snapToGrid w:val="0"/>
        <w:spacing w:line="360" w:lineRule="auto"/>
        <w:jc w:val="left"/>
        <w:rPr>
          <w:rFonts w:ascii="Times New Roman" w:hAnsi="Times New Roman"/>
          <w:b/>
          <w:sz w:val="24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316BD534">
      <w:pPr>
        <w:widowControl/>
        <w:adjustRightInd w:val="0"/>
        <w:snapToGrid w:val="0"/>
        <w:spacing w:line="360" w:lineRule="auto"/>
        <w:jc w:val="left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Supplement</w:t>
      </w:r>
      <w:r>
        <w:rPr>
          <w:rFonts w:ascii="Times New Roman" w:hAnsi="Times New Roman"/>
          <w:b/>
          <w:bCs/>
          <w:sz w:val="24"/>
        </w:rPr>
        <w:t>a</w:t>
      </w:r>
      <w:r>
        <w:rPr>
          <w:rFonts w:hint="eastAsia" w:ascii="Times New Roman" w:hAnsi="Times New Roman"/>
          <w:b/>
          <w:bCs/>
          <w:sz w:val="24"/>
        </w:rPr>
        <w:t>ry</w:t>
      </w:r>
      <w:r>
        <w:rPr>
          <w:rFonts w:ascii="Times New Roman" w:hAnsi="Times New Roman"/>
          <w:b/>
          <w:sz w:val="24"/>
        </w:rPr>
        <w:t xml:space="preserve"> Figure </w:t>
      </w:r>
      <w:r>
        <w:rPr>
          <w:rFonts w:hint="eastAsia" w:ascii="Times New Roman" w:hAnsi="Times New Roman"/>
          <w:b/>
          <w:sz w:val="24"/>
        </w:rPr>
        <w:t>6</w:t>
      </w:r>
      <w:r>
        <w:rPr>
          <w:rFonts w:ascii="Times New Roman" w:hAnsi="Times New Roman"/>
          <w:b/>
          <w:sz w:val="24"/>
        </w:rPr>
        <w:t>.</w:t>
      </w:r>
      <w:r>
        <w:rPr>
          <w:rFonts w:hint="eastAsia"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Comparison of </w:t>
      </w:r>
      <w:r>
        <w:rPr>
          <w:rFonts w:ascii="Times New Roman" w:hAnsi="Times New Roman"/>
          <w:b/>
          <w:bCs/>
          <w:sz w:val="24"/>
        </w:rPr>
        <w:t>(A)</w:t>
      </w:r>
      <w:r>
        <w:rPr>
          <w:rFonts w:ascii="Times New Roman" w:hAnsi="Times New Roman"/>
          <w:sz w:val="24"/>
        </w:rPr>
        <w:t xml:space="preserve"> overall survival and </w:t>
      </w:r>
      <w:r>
        <w:rPr>
          <w:rFonts w:ascii="Times New Roman" w:hAnsi="Times New Roman"/>
          <w:b/>
          <w:bCs/>
          <w:sz w:val="24"/>
        </w:rPr>
        <w:t>(B)</w:t>
      </w:r>
      <w:r>
        <w:rPr>
          <w:rFonts w:ascii="Times New Roman" w:hAnsi="Times New Roman"/>
          <w:sz w:val="24"/>
        </w:rPr>
        <w:t xml:space="preserve"> progression-free survival between patients who achieved clinical complete response (cCR) or not after</w:t>
      </w:r>
      <w:r>
        <w:rPr>
          <w:rFonts w:hint="eastAsia" w:ascii="Times New Roman" w:hAnsi="Times New Roman"/>
          <w:sz w:val="24"/>
        </w:rPr>
        <w:t xml:space="preserve"> </w:t>
      </w:r>
      <w:r>
        <w:rPr>
          <w:rFonts w:ascii="Times New Roman" w:hAnsi="Times New Roman" w:eastAsia="微软雅黑" w:cs="Times New Roman"/>
          <w:sz w:val="24"/>
        </w:rPr>
        <w:t>interventional therapy</w:t>
      </w:r>
      <w:r>
        <w:rPr>
          <w:rFonts w:hint="eastAsia" w:ascii="Times New Roman" w:hAnsi="Times New Roman" w:eastAsia="微软雅黑" w:cs="Times New Roman"/>
          <w:sz w:val="24"/>
        </w:rPr>
        <w:t xml:space="preserve"> combined with </w:t>
      </w:r>
      <w:r>
        <w:rPr>
          <w:rFonts w:ascii="Times New Roman" w:hAnsi="Times New Roman" w:eastAsia="微软雅黑" w:cs="Times New Roman"/>
          <w:sz w:val="24"/>
        </w:rPr>
        <w:t>PD-1 inhibit</w:t>
      </w:r>
      <w:r>
        <w:rPr>
          <w:rFonts w:hint="eastAsia" w:ascii="Times New Roman" w:hAnsi="Times New Roman" w:eastAsia="微软雅黑" w:cs="Times New Roman"/>
          <w:sz w:val="24"/>
        </w:rPr>
        <w:t xml:space="preserve">ors and </w:t>
      </w:r>
      <w:r>
        <w:rPr>
          <w:rFonts w:ascii="Times New Roman" w:hAnsi="Times New Roman" w:eastAsia="微软雅黑" w:cs="Times New Roman"/>
          <w:sz w:val="24"/>
        </w:rPr>
        <w:t>anti-angiogenic agents</w:t>
      </w:r>
      <w:r>
        <w:rPr>
          <w:rFonts w:ascii="Times New Roman" w:hAnsi="Times New Roman"/>
          <w:sz w:val="24"/>
        </w:rPr>
        <w:t>.</w:t>
      </w:r>
      <w:r>
        <w:rPr>
          <w:rFonts w:hint="eastAsia" w:ascii="Times New Roman" w:hAnsi="Times New Roman"/>
          <w:sz w:val="24"/>
        </w:rPr>
        <w:t xml:space="preserve"> CI,</w:t>
      </w:r>
      <w:r>
        <w:rPr>
          <w:rFonts w:ascii="Times New Roman" w:hAnsi="Times New Roman"/>
          <w:bCs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confidence interval</w:t>
      </w:r>
      <w:r>
        <w:rPr>
          <w:rFonts w:hint="eastAsia" w:ascii="Times New Roman" w:hAnsi="Times New Roman"/>
          <w:color w:val="000000"/>
          <w:sz w:val="24"/>
        </w:rPr>
        <w:t>.</w:t>
      </w:r>
    </w:p>
    <w:p w14:paraId="10DEFE77">
      <w:pPr>
        <w:widowControl/>
        <w:adjustRightInd w:val="0"/>
        <w:snapToGrid w:val="0"/>
        <w:spacing w:line="360" w:lineRule="auto"/>
        <w:jc w:val="left"/>
        <w:rPr>
          <w:rFonts w:ascii="Times New Roman" w:hAnsi="Times New Roman"/>
          <w:b/>
          <w:sz w:val="24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 w:ascii="Times New Roman" w:hAnsi="Times New Roman"/>
          <w:b/>
          <w:sz w:val="24"/>
        </w:rPr>
        <w:drawing>
          <wp:inline distT="0" distB="0" distL="114300" distR="114300">
            <wp:extent cx="5264785" cy="2003425"/>
            <wp:effectExtent l="0" t="0" r="2540" b="6350"/>
            <wp:docPr id="18" name="图片 18" descr="三联转化治疗中cCR vs non=cC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三联转化治疗中cCR vs non=cCR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4D526">
      <w:pPr>
        <w:widowControl/>
        <w:adjustRightInd/>
        <w:snapToGrid/>
        <w:spacing w:line="360" w:lineRule="auto"/>
        <w:jc w:val="left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Supplement</w:t>
      </w:r>
      <w:r>
        <w:rPr>
          <w:rFonts w:ascii="Times New Roman" w:hAnsi="Times New Roman"/>
          <w:b/>
          <w:bCs/>
          <w:sz w:val="24"/>
        </w:rPr>
        <w:t>a</w:t>
      </w:r>
      <w:r>
        <w:rPr>
          <w:rFonts w:hint="eastAsia" w:ascii="Times New Roman" w:hAnsi="Times New Roman"/>
          <w:b/>
          <w:bCs/>
          <w:sz w:val="24"/>
        </w:rPr>
        <w:t>ry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bCs/>
          <w:sz w:val="24"/>
        </w:rPr>
        <w:t xml:space="preserve">Figure </w:t>
      </w:r>
      <w:r>
        <w:rPr>
          <w:rFonts w:hint="eastAsia" w:ascii="Times New Roman" w:hAnsi="Times New Roman"/>
          <w:b/>
          <w:bCs/>
          <w:sz w:val="24"/>
        </w:rPr>
        <w:t>7</w:t>
      </w:r>
      <w:r>
        <w:rPr>
          <w:rFonts w:ascii="Times New Roman" w:hAnsi="Times New Roman"/>
          <w:b/>
          <w:bCs/>
          <w:sz w:val="24"/>
        </w:rPr>
        <w:t>.</w:t>
      </w:r>
      <w:r>
        <w:rPr>
          <w:rFonts w:hint="eastAsia"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Cs/>
          <w:sz w:val="24"/>
        </w:rPr>
        <w:t xml:space="preserve">Kaplan-Meier curves of </w:t>
      </w:r>
      <w:r>
        <w:rPr>
          <w:rFonts w:ascii="Times New Roman" w:hAnsi="Times New Roman"/>
          <w:b w:val="0"/>
          <w:bCs/>
          <w:sz w:val="24"/>
        </w:rPr>
        <w:t>(A)</w:t>
      </w:r>
      <w:r>
        <w:rPr>
          <w:rFonts w:ascii="Times New Roman" w:hAnsi="Times New Roman"/>
          <w:bCs/>
          <w:sz w:val="24"/>
        </w:rPr>
        <w:t xml:space="preserve"> overall and </w:t>
      </w:r>
      <w:r>
        <w:rPr>
          <w:rFonts w:ascii="Times New Roman" w:hAnsi="Times New Roman"/>
          <w:b w:val="0"/>
          <w:bCs/>
          <w:sz w:val="24"/>
        </w:rPr>
        <w:t xml:space="preserve">(B) </w:t>
      </w:r>
      <w:r>
        <w:rPr>
          <w:rFonts w:ascii="Times New Roman" w:hAnsi="Times New Roman"/>
          <w:bCs/>
          <w:sz w:val="24"/>
        </w:rPr>
        <w:t xml:space="preserve">progression-free survival </w:t>
      </w:r>
      <w:r>
        <w:rPr>
          <w:rFonts w:ascii="Times New Roman" w:hAnsi="Times New Roman" w:eastAsiaTheme="minorEastAsia" w:cstheme="minorBidi"/>
          <w:bCs/>
          <w:color w:val="auto"/>
          <w:sz w:val="24"/>
          <w:szCs w:val="24"/>
          <w:shd w:val="clear" w:color="auto" w:fill="auto"/>
        </w:rPr>
        <w:t>for the subset of patients who achieved clinical complete response</w:t>
      </w:r>
      <w:r>
        <w:rPr>
          <w:rFonts w:hint="eastAsia" w:ascii="Times New Roman" w:hAnsi="Times New Roman"/>
          <w:bCs/>
          <w:sz w:val="24"/>
        </w:rPr>
        <w:t xml:space="preserve"> </w:t>
      </w:r>
      <w:r>
        <w:rPr>
          <w:rFonts w:ascii="Times New Roman" w:hAnsi="Times New Roman" w:eastAsiaTheme="minorEastAsia" w:cstheme="minorBidi"/>
          <w:bCs/>
          <w:color w:val="auto"/>
          <w:sz w:val="24"/>
          <w:szCs w:val="24"/>
          <w:shd w:val="clear" w:color="auto" w:fill="auto"/>
        </w:rPr>
        <w:t>to PD-1 inhibitor-based combination therapy </w:t>
      </w:r>
      <w:r>
        <w:rPr>
          <w:rStyle w:val="9"/>
          <w:rFonts w:ascii="Times New Roman" w:hAnsi="Times New Roman" w:eastAsia="Arial" w:cs="Arial"/>
          <w:bCs/>
          <w:color w:val="656D76"/>
          <w:sz w:val="24"/>
          <w:szCs w:val="12"/>
          <w:shd w:val="clear" w:color="auto" w:fill="FFFFFF"/>
        </w:rPr>
        <w:t>but did not undergo hepatectomy</w:t>
      </w:r>
      <w:r>
        <w:rPr>
          <w:rFonts w:ascii="Times New Roman" w:hAnsi="Times New Roman" w:eastAsiaTheme="minorEastAsia" w:cstheme="minorBidi"/>
          <w:bCs/>
          <w:color w:val="auto"/>
          <w:sz w:val="24"/>
          <w:szCs w:val="24"/>
          <w:shd w:val="clear" w:color="auto" w:fill="auto"/>
        </w:rPr>
        <w:t>.</w:t>
      </w:r>
      <w:r>
        <w:rPr>
          <w:rFonts w:hint="eastAsia" w:ascii="Times New Roman" w:hAnsi="Times New Roman"/>
          <w:bCs/>
          <w:sz w:val="24"/>
        </w:rPr>
        <w:t xml:space="preserve"> </w:t>
      </w:r>
      <w:r>
        <w:rPr>
          <w:rStyle w:val="9"/>
          <w:rFonts w:ascii="Times New Roman" w:hAnsi="Times New Roman" w:eastAsia="Arial" w:cs="Arial"/>
          <w:bCs/>
          <w:color w:val="656D76"/>
          <w:sz w:val="24"/>
          <w:szCs w:val="12"/>
          <w:shd w:val="clear" w:color="auto" w:fill="FFFFFF"/>
        </w:rPr>
        <w:t>Patients were stratified into three groups based on the reasons for not undergoing hepatectomy</w:t>
      </w:r>
      <w:r>
        <w:rPr>
          <w:rFonts w:ascii="Times New Roman" w:hAnsi="Times New Roman" w:eastAsiaTheme="minorEastAsia" w:cstheme="minorBidi"/>
          <w:bCs/>
          <w:color w:val="auto"/>
          <w:sz w:val="24"/>
          <w:szCs w:val="24"/>
          <w:shd w:val="clear" w:color="auto" w:fill="auto"/>
        </w:rPr>
        <w:t>:</w:t>
      </w:r>
      <w:r>
        <w:rPr>
          <w:rFonts w:hint="eastAsia" w:ascii="Times New Roman" w:hAnsi="Times New Roman"/>
          <w:bCs/>
          <w:sz w:val="24"/>
        </w:rPr>
        <w:t xml:space="preserve"> </w:t>
      </w:r>
      <w:r>
        <w:rPr>
          <w:rFonts w:ascii="Times New Roman" w:hAnsi="Times New Roman" w:eastAsiaTheme="minorEastAsia" w:cstheme="minorBidi"/>
          <w:bCs/>
          <w:color w:val="auto"/>
          <w:sz w:val="24"/>
          <w:szCs w:val="24"/>
          <w:shd w:val="clear" w:color="auto" w:fill="auto"/>
        </w:rPr>
        <w:t xml:space="preserve">physician-advised </w:t>
      </w:r>
      <w:r>
        <w:rPr>
          <w:rFonts w:hint="eastAsia" w:ascii="Times New Roman" w:hAnsi="Times New Roman"/>
          <w:bCs/>
          <w:sz w:val="24"/>
        </w:rPr>
        <w:t>abservation</w:t>
      </w:r>
      <w:r>
        <w:rPr>
          <w:rFonts w:ascii="Times New Roman" w:hAnsi="Times New Roman" w:eastAsiaTheme="minorEastAsia" w:cstheme="minorBidi"/>
          <w:bCs/>
          <w:color w:val="auto"/>
          <w:sz w:val="24"/>
          <w:szCs w:val="24"/>
          <w:shd w:val="clear" w:color="auto" w:fill="auto"/>
        </w:rPr>
        <w:t>, patient-related concerns, and liver-related limitations.</w:t>
      </w:r>
      <w:r>
        <w:rPr>
          <w:rFonts w:hint="eastAsia" w:ascii="Times New Roman" w:hAnsi="Times New Roman"/>
          <w:bCs/>
          <w:sz w:val="24"/>
        </w:rPr>
        <w:t xml:space="preserve"> </w:t>
      </w:r>
      <w:r>
        <w:rPr>
          <w:rFonts w:ascii="Times New Roman" w:hAnsi="Times New Roman"/>
          <w:bCs/>
          <w:sz w:val="24"/>
        </w:rPr>
        <w:t>CI,</w:t>
      </w:r>
      <w:r>
        <w:rPr>
          <w:rFonts w:ascii="Times New Roman" w:hAnsi="Times New Roman"/>
          <w:bCs/>
          <w:color w:val="auto"/>
          <w:sz w:val="24"/>
        </w:rPr>
        <w:t xml:space="preserve"> confi</w:t>
      </w:r>
      <w:r>
        <w:rPr>
          <w:rFonts w:ascii="Times New Roman" w:hAnsi="Times New Roman"/>
          <w:color w:val="000000"/>
          <w:sz w:val="24"/>
        </w:rPr>
        <w:t>dence interval;</w:t>
      </w:r>
      <w:r>
        <w:rPr>
          <w:rFonts w:hint="eastAsia" w:ascii="Times New Roman" w:hAnsi="Times New Roman"/>
          <w:sz w:val="24"/>
        </w:rPr>
        <w:t xml:space="preserve"> HR, </w:t>
      </w:r>
      <w:r>
        <w:rPr>
          <w:rFonts w:hint="eastAsia" w:ascii="Times New Roman" w:hAnsi="Times New Roman"/>
          <w:color w:val="000000"/>
          <w:sz w:val="24"/>
        </w:rPr>
        <w:t>h</w:t>
      </w:r>
      <w:r>
        <w:rPr>
          <w:rFonts w:ascii="Times New Roman" w:hAnsi="Times New Roman"/>
          <w:color w:val="000000"/>
          <w:sz w:val="24"/>
        </w:rPr>
        <w:t xml:space="preserve">azard </w:t>
      </w:r>
      <w:r>
        <w:rPr>
          <w:rFonts w:hint="eastAsia" w:ascii="Times New Roman" w:hAnsi="Times New Roman"/>
          <w:color w:val="000000"/>
          <w:sz w:val="24"/>
        </w:rPr>
        <w:t>r</w:t>
      </w:r>
      <w:r>
        <w:rPr>
          <w:rFonts w:ascii="Times New Roman" w:hAnsi="Times New Roman"/>
          <w:color w:val="000000"/>
          <w:sz w:val="24"/>
        </w:rPr>
        <w:t>atio.</w:t>
      </w:r>
    </w:p>
    <w:p w14:paraId="24390C96">
      <w:pPr>
        <w:widowControl/>
        <w:adjustRightInd w:val="0"/>
        <w:snapToGrid w:val="0"/>
        <w:spacing w:line="360" w:lineRule="auto"/>
        <w:jc w:val="left"/>
        <w:rPr>
          <w:rFonts w:ascii="Times New Roman" w:hAnsi="Times New Roman"/>
          <w:color w:val="000000"/>
          <w:sz w:val="24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 w:ascii="Times New Roman" w:hAnsi="Times New Roman"/>
          <w:b/>
          <w:sz w:val="24"/>
        </w:rPr>
        <w:drawing>
          <wp:inline distT="0" distB="0" distL="114300" distR="114300">
            <wp:extent cx="5268595" cy="2000250"/>
            <wp:effectExtent l="0" t="0" r="8255" b="0"/>
            <wp:docPr id="15" name="图片 15" descr="不同病因所致不进行手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不同病因所致不进行手术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49E93">
      <w:pPr>
        <w:widowControl/>
        <w:spacing w:line="360" w:lineRule="auto"/>
        <w:jc w:val="left"/>
        <w:rPr>
          <w:rFonts w:ascii="Times New Roman" w:hAnsi="Times New Roman" w:eastAsia="宋体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sz w:val="24"/>
        </w:rPr>
        <w:t>Supplement</w:t>
      </w:r>
      <w:r>
        <w:rPr>
          <w:rFonts w:ascii="Times New Roman" w:hAnsi="Times New Roman"/>
          <w:b/>
          <w:bCs/>
          <w:sz w:val="24"/>
        </w:rPr>
        <w:t>a</w:t>
      </w:r>
      <w:r>
        <w:rPr>
          <w:rFonts w:hint="eastAsia" w:ascii="Times New Roman" w:hAnsi="Times New Roman"/>
          <w:b/>
          <w:bCs/>
          <w:sz w:val="24"/>
        </w:rPr>
        <w:t>ry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bCs/>
          <w:sz w:val="24"/>
        </w:rPr>
        <w:t>Fig</w:t>
      </w:r>
      <w:r>
        <w:rPr>
          <w:rFonts w:hint="eastAsia" w:ascii="Times New Roman" w:hAnsi="Times New Roman"/>
          <w:b/>
          <w:bCs/>
          <w:sz w:val="24"/>
        </w:rPr>
        <w:t>ure</w:t>
      </w:r>
      <w:r>
        <w:rPr>
          <w:rFonts w:ascii="Times New Roman" w:hAnsi="Times New Roman"/>
          <w:b/>
          <w:bCs/>
          <w:sz w:val="24"/>
        </w:rPr>
        <w:t xml:space="preserve"> </w:t>
      </w:r>
      <w:r>
        <w:rPr>
          <w:rFonts w:hint="eastAsia" w:ascii="Times New Roman" w:hAnsi="Times New Roman"/>
          <w:b/>
          <w:bCs/>
          <w:sz w:val="24"/>
        </w:rPr>
        <w:t>8</w:t>
      </w:r>
      <w:r>
        <w:rPr>
          <w:rFonts w:ascii="Times New Roman" w:hAnsi="Times New Roman" w:eastAsia="Arial-BoldMT" w:cs="Times New Roman"/>
          <w:b/>
          <w:bCs/>
          <w:color w:val="2F5496"/>
          <w:kern w:val="0"/>
          <w:sz w:val="24"/>
          <w:lang w:bidi="ar"/>
        </w:rPr>
        <w:t>.</w:t>
      </w:r>
      <w:r>
        <w:rPr>
          <w:rFonts w:hint="eastAsia" w:ascii="Times New Roman" w:hAnsi="Times New Roman" w:eastAsia="Arial-BoldMT" w:cs="Times New Roman"/>
          <w:b/>
          <w:bCs/>
          <w:color w:val="2F5496"/>
          <w:kern w:val="0"/>
          <w:sz w:val="24"/>
          <w:lang w:bidi="ar"/>
        </w:rPr>
        <w:t xml:space="preserve"> </w:t>
      </w:r>
      <w:r>
        <w:rPr>
          <w:rFonts w:ascii="Times New Roman" w:hAnsi="Times New Roman" w:eastAsia="Arial-BoldMT" w:cs="Times New Roman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 xml:space="preserve">Kaplan-Meier curves of </w:t>
      </w:r>
      <w:r>
        <w:rPr>
          <w:rFonts w:ascii="Times New Roman" w:hAnsi="Times New Roman" w:eastAsia="Arial-BoldMT" w:cs="Times New Roman"/>
          <w:b/>
          <w:bCs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>(A, C)</w:t>
      </w:r>
      <w:r>
        <w:rPr>
          <w:rFonts w:hint="eastAsia" w:ascii="Times New Roman" w:hAnsi="Times New Roman" w:eastAsia="Arial-BoldMT" w:cs="Times New Roman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Arial-BoldMT" w:cs="Times New Roman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 xml:space="preserve">overall survival and </w:t>
      </w:r>
      <w:r>
        <w:rPr>
          <w:rFonts w:ascii="Times New Roman" w:hAnsi="Times New Roman" w:eastAsia="Arial-BoldMT" w:cs="Times New Roman"/>
          <w:b/>
          <w:bCs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 xml:space="preserve">(B, D) </w:t>
      </w:r>
      <w:r>
        <w:rPr>
          <w:rFonts w:ascii="Times New Roman" w:hAnsi="Times New Roman" w:eastAsia="Arial-BoldMT" w:cs="Times New Roman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 xml:space="preserve">progression-free survival for subsets of patients whose disease was in Barcelona Clinic Liver Cancer (BCLC) stage A/B or C, stratified by whether they achieved clinical complete response (cCR) after </w:t>
      </w:r>
      <w:r>
        <w:rPr>
          <w:rFonts w:hint="eastAsia" w:ascii="Times New Roman" w:hAnsi="Times New Roman"/>
          <w:sz w:val="24"/>
        </w:rPr>
        <w:t>PD-1 inhibitor-based combination therapy</w:t>
      </w:r>
      <w:r>
        <w:rPr>
          <w:rFonts w:ascii="Times New Roman" w:hAnsi="Times New Roman" w:eastAsia="Arial-BoldMT" w:cs="Times New Roman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>. CI, confidence interval</w:t>
      </w:r>
      <w:r>
        <w:rPr>
          <w:rFonts w:hint="eastAsia" w:ascii="Times New Roman" w:hAnsi="Times New Roman" w:eastAsia="宋体" w:cs="Times New Roman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>; NA, not applicable</w:t>
      </w:r>
      <w:r>
        <w:rPr>
          <w:rFonts w:ascii="Times New Roman" w:hAnsi="Times New Roman" w:eastAsia="Arial-BoldMT" w:cs="Times New Roman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>.</w:t>
      </w:r>
    </w:p>
    <w:p w14:paraId="35643D34">
      <w:pPr>
        <w:rPr>
          <w:rFonts w:ascii="Times New Roman" w:hAnsi="Times New Roman"/>
          <w:color w:val="000000"/>
          <w:kern w:val="0"/>
          <w:sz w:val="24"/>
        </w:rPr>
      </w:pPr>
      <w:r>
        <w:rPr>
          <w:rFonts w:hint="eastAsia" w:ascii="Times New Roman" w:hAnsi="Times New Roman"/>
          <w:color w:val="000000"/>
          <w:kern w:val="0"/>
          <w:sz w:val="24"/>
        </w:rPr>
        <w:drawing>
          <wp:inline distT="0" distB="0" distL="114300" distR="114300">
            <wp:extent cx="5268595" cy="5256530"/>
            <wp:effectExtent l="0" t="0" r="8255" b="1270"/>
            <wp:docPr id="2" name="图片 2" descr="BCLC分期分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BCLC分期分组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25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CB886">
      <w:pPr>
        <w:rPr>
          <w:rFonts w:ascii="Times New Roman" w:hAnsi="Times New Roman"/>
          <w:color w:val="000000"/>
          <w:kern w:val="0"/>
          <w:sz w:val="24"/>
        </w:rPr>
      </w:pPr>
    </w:p>
    <w:p w14:paraId="6E8FD534">
      <w:pPr>
        <w:rPr>
          <w:rFonts w:ascii="Times New Roman" w:hAnsi="Times New Roman" w:cs="Times New Roman"/>
          <w:color w:val="000000"/>
          <w:sz w:val="22"/>
          <w:szCs w:val="22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1EF314A5">
      <w:pPr>
        <w:widowControl/>
        <w:spacing w:line="480" w:lineRule="auto"/>
        <w:jc w:val="left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b/>
          <w:sz w:val="24"/>
        </w:rPr>
        <w:t>Supplement</w:t>
      </w:r>
      <w:r>
        <w:rPr>
          <w:rFonts w:ascii="Times New Roman" w:hAnsi="Times New Roman"/>
          <w:b/>
          <w:bCs/>
          <w:sz w:val="24"/>
        </w:rPr>
        <w:t>a</w:t>
      </w:r>
      <w:r>
        <w:rPr>
          <w:rFonts w:hint="eastAsia" w:ascii="Times New Roman" w:hAnsi="Times New Roman"/>
          <w:b/>
          <w:bCs/>
          <w:sz w:val="24"/>
        </w:rPr>
        <w:t>ry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bCs/>
          <w:sz w:val="24"/>
        </w:rPr>
        <w:t xml:space="preserve">Figure </w:t>
      </w:r>
      <w:r>
        <w:rPr>
          <w:rFonts w:hint="eastAsia" w:ascii="Times New Roman" w:hAnsi="Times New Roman"/>
          <w:b/>
          <w:bCs/>
          <w:sz w:val="24"/>
        </w:rPr>
        <w:t>9</w:t>
      </w:r>
      <w:r>
        <w:rPr>
          <w:rFonts w:ascii="Times New Roman" w:hAnsi="Times New Roman"/>
          <w:b/>
          <w:bCs/>
          <w:sz w:val="24"/>
        </w:rPr>
        <w:t>.</w:t>
      </w:r>
      <w:r>
        <w:rPr>
          <w:rFonts w:hint="eastAsia" w:ascii="Times New Roman" w:hAnsi="Times New Roman"/>
          <w:color w:val="000000"/>
          <w:sz w:val="24"/>
          <w:lang w:bidi="ar"/>
        </w:rPr>
        <w:t xml:space="preserve"> </w:t>
      </w:r>
      <w:r>
        <w:rPr>
          <w:rFonts w:ascii="Times New Roman" w:hAnsi="Times New Roman"/>
          <w:color w:val="000000"/>
          <w:sz w:val="24"/>
          <w:lang w:bidi="ar"/>
        </w:rPr>
        <w:t xml:space="preserve">Landmark </w:t>
      </w:r>
      <w:r>
        <w:rPr>
          <w:rFonts w:hint="eastAsia" w:ascii="Times New Roman" w:hAnsi="Times New Roman"/>
          <w:color w:val="000000"/>
          <w:sz w:val="24"/>
          <w:lang w:bidi="ar"/>
        </w:rPr>
        <w:t xml:space="preserve">Kaplan-Meier </w:t>
      </w:r>
      <w:r>
        <w:rPr>
          <w:rFonts w:ascii="Times New Roman" w:hAnsi="Times New Roman"/>
          <w:color w:val="000000"/>
          <w:sz w:val="24"/>
          <w:lang w:bidi="ar"/>
        </w:rPr>
        <w:t xml:space="preserve">survival analysis of </w:t>
      </w:r>
      <w:r>
        <w:rPr>
          <w:rFonts w:ascii="Times New Roman" w:hAnsi="Times New Roman"/>
          <w:b/>
          <w:bCs/>
          <w:color w:val="000000"/>
          <w:sz w:val="24"/>
          <w:lang w:bidi="ar"/>
        </w:rPr>
        <w:t>(A, C)</w:t>
      </w:r>
      <w:r>
        <w:rPr>
          <w:rFonts w:ascii="Times New Roman" w:hAnsi="Times New Roman"/>
          <w:color w:val="000000"/>
          <w:sz w:val="24"/>
          <w:lang w:bidi="ar"/>
        </w:rPr>
        <w:t xml:space="preserve"> overall survival </w:t>
      </w:r>
      <w:r>
        <w:rPr>
          <w:rFonts w:hint="eastAsia" w:ascii="Times New Roman" w:hAnsi="Times New Roman"/>
          <w:color w:val="000000"/>
          <w:sz w:val="24"/>
          <w:lang w:bidi="ar"/>
        </w:rPr>
        <w:t xml:space="preserve">and </w:t>
      </w:r>
      <w:r>
        <w:rPr>
          <w:rFonts w:ascii="Times New Roman" w:hAnsi="Times New Roman"/>
          <w:b/>
          <w:bCs/>
          <w:color w:val="000000"/>
          <w:sz w:val="24"/>
          <w:lang w:bidi="ar"/>
        </w:rPr>
        <w:t>(B, D)</w:t>
      </w:r>
      <w:r>
        <w:rPr>
          <w:rFonts w:ascii="Times New Roman" w:hAnsi="Times New Roman"/>
          <w:color w:val="000000"/>
          <w:sz w:val="24"/>
          <w:lang w:bidi="ar"/>
        </w:rPr>
        <w:t xml:space="preserve"> </w:t>
      </w:r>
      <w:r>
        <w:rPr>
          <w:rFonts w:hint="eastAsia" w:ascii="Times New Roman" w:hAnsi="Times New Roman"/>
          <w:color w:val="000000"/>
          <w:sz w:val="24"/>
          <w:lang w:bidi="ar"/>
        </w:rPr>
        <w:t xml:space="preserve">progression-free survival </w:t>
      </w:r>
      <w:r>
        <w:rPr>
          <w:rFonts w:ascii="Times New Roman" w:hAnsi="Times New Roman"/>
          <w:color w:val="000000"/>
          <w:sz w:val="24"/>
          <w:lang w:bidi="ar"/>
        </w:rPr>
        <w:t xml:space="preserve">at landmark times of </w:t>
      </w:r>
      <w:r>
        <w:rPr>
          <w:rFonts w:hint="eastAsia" w:ascii="Times New Roman" w:hAnsi="Times New Roman"/>
          <w:color w:val="000000"/>
          <w:sz w:val="24"/>
          <w:lang w:bidi="ar"/>
        </w:rPr>
        <w:t xml:space="preserve">5 </w:t>
      </w:r>
      <w:r>
        <w:rPr>
          <w:rFonts w:ascii="Times New Roman" w:hAnsi="Times New Roman"/>
          <w:color w:val="000000"/>
          <w:sz w:val="24"/>
          <w:lang w:bidi="ar"/>
        </w:rPr>
        <w:t xml:space="preserve">or 7 </w:t>
      </w:r>
      <w:r>
        <w:rPr>
          <w:rFonts w:hint="eastAsia" w:ascii="Times New Roman" w:hAnsi="Times New Roman"/>
          <w:color w:val="000000"/>
          <w:sz w:val="24"/>
          <w:lang w:bidi="ar"/>
        </w:rPr>
        <w:t>months</w:t>
      </w:r>
      <w:r>
        <w:rPr>
          <w:rFonts w:ascii="Times New Roman" w:hAnsi="Times New Roman"/>
          <w:color w:val="000000"/>
          <w:sz w:val="24"/>
          <w:lang w:bidi="ar"/>
        </w:rPr>
        <w:t xml:space="preserve"> in the entire cohort, </w:t>
      </w:r>
      <w:r>
        <w:rPr>
          <w:rFonts w:hint="eastAsia" w:ascii="Times New Roman" w:hAnsi="Times New Roman"/>
          <w:color w:val="000000"/>
          <w:sz w:val="24"/>
          <w:lang w:bidi="ar"/>
        </w:rPr>
        <w:t xml:space="preserve">stratified </w:t>
      </w:r>
      <w:r>
        <w:rPr>
          <w:rFonts w:ascii="Times New Roman" w:hAnsi="Times New Roman"/>
          <w:color w:val="000000"/>
          <w:sz w:val="24"/>
          <w:lang w:bidi="ar"/>
        </w:rPr>
        <w:t xml:space="preserve">according to </w:t>
      </w:r>
      <w:r>
        <w:rPr>
          <w:rFonts w:hint="eastAsia" w:ascii="Times New Roman" w:hAnsi="Times New Roman"/>
          <w:color w:val="000000"/>
          <w:sz w:val="24"/>
          <w:lang w:bidi="ar"/>
        </w:rPr>
        <w:t xml:space="preserve">whether they achieved clinical complete response (cCR) </w:t>
      </w:r>
      <w:r>
        <w:rPr>
          <w:rFonts w:ascii="Times New Roman" w:hAnsi="Times New Roman"/>
          <w:color w:val="000000"/>
          <w:sz w:val="24"/>
          <w:lang w:bidi="ar"/>
        </w:rPr>
        <w:t xml:space="preserve">after </w:t>
      </w:r>
      <w:r>
        <w:rPr>
          <w:rFonts w:hint="eastAsia" w:ascii="Times New Roman" w:hAnsi="Times New Roman"/>
          <w:sz w:val="24"/>
        </w:rPr>
        <w:t>PD-1 inhibitor-based combination therapy</w:t>
      </w:r>
      <w:r>
        <w:rPr>
          <w:rFonts w:ascii="Times New Roman" w:hAnsi="Times New Roman"/>
          <w:color w:val="000000"/>
          <w:sz w:val="24"/>
          <w:lang w:bidi="ar"/>
        </w:rPr>
        <w:t xml:space="preserve">. </w:t>
      </w:r>
      <w:r>
        <w:rPr>
          <w:rFonts w:hint="eastAsia" w:ascii="Times New Roman" w:hAnsi="Times New Roman"/>
          <w:sz w:val="24"/>
        </w:rPr>
        <w:t>CI,</w:t>
      </w:r>
      <w:r>
        <w:rPr>
          <w:rFonts w:ascii="Times New Roman" w:hAnsi="Times New Roman"/>
          <w:bCs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confidence interval;</w:t>
      </w:r>
      <w:r>
        <w:rPr>
          <w:rFonts w:hint="eastAsia" w:ascii="Times New Roman" w:hAnsi="Times New Roman"/>
          <w:color w:val="000000"/>
          <w:sz w:val="24"/>
          <w:lang w:bidi="ar"/>
        </w:rPr>
        <w:t xml:space="preserve"> </w:t>
      </w:r>
      <w:r>
        <w:rPr>
          <w:rFonts w:hint="eastAsia" w:ascii="Times New Roman" w:hAnsi="Times New Roman"/>
          <w:sz w:val="24"/>
        </w:rPr>
        <w:t xml:space="preserve">HR, </w:t>
      </w:r>
      <w:r>
        <w:rPr>
          <w:rFonts w:hint="eastAsia" w:ascii="Times New Roman" w:hAnsi="Times New Roman"/>
          <w:color w:val="000000"/>
          <w:sz w:val="24"/>
        </w:rPr>
        <w:t>h</w:t>
      </w:r>
      <w:r>
        <w:rPr>
          <w:rFonts w:ascii="Times New Roman" w:hAnsi="Times New Roman"/>
          <w:color w:val="000000"/>
          <w:sz w:val="24"/>
        </w:rPr>
        <w:t xml:space="preserve">azard </w:t>
      </w:r>
      <w:r>
        <w:rPr>
          <w:rFonts w:hint="eastAsia" w:ascii="Times New Roman" w:hAnsi="Times New Roman"/>
          <w:color w:val="000000"/>
          <w:sz w:val="24"/>
        </w:rPr>
        <w:t>r</w:t>
      </w:r>
      <w:r>
        <w:rPr>
          <w:rFonts w:ascii="Times New Roman" w:hAnsi="Times New Roman"/>
          <w:color w:val="000000"/>
          <w:sz w:val="24"/>
        </w:rPr>
        <w:t>atio.</w:t>
      </w:r>
    </w:p>
    <w:p w14:paraId="6E6BAF04">
      <w:pPr>
        <w:widowControl/>
        <w:jc w:val="left"/>
        <w:rPr>
          <w:rFonts w:ascii="Times New Roman" w:hAnsi="Times New Roman"/>
          <w:color w:val="000000"/>
          <w:kern w:val="0"/>
          <w:sz w:val="24"/>
        </w:rPr>
      </w:pPr>
      <w:r>
        <w:rPr>
          <w:rFonts w:hint="eastAsia" w:ascii="Times New Roman" w:hAnsi="Times New Roman"/>
          <w:b/>
          <w:sz w:val="24"/>
        </w:rPr>
        <w:drawing>
          <wp:inline distT="0" distB="0" distL="114300" distR="114300">
            <wp:extent cx="5269230" cy="4077970"/>
            <wp:effectExtent l="0" t="0" r="7620" b="8255"/>
            <wp:docPr id="5" name="图片 5" descr="Supplementary Fig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Supplementary Fig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07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62BAF">
      <w:pPr>
        <w:widowControl/>
        <w:spacing w:line="360" w:lineRule="auto"/>
        <w:jc w:val="left"/>
        <w:rPr>
          <w:rFonts w:ascii="Times New Roman" w:hAnsi="Times New Roman"/>
          <w:b/>
          <w:sz w:val="24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37669C89">
      <w:pPr>
        <w:widowControl/>
        <w:spacing w:line="360" w:lineRule="auto"/>
        <w:jc w:val="left"/>
        <w:rPr>
          <w:rFonts w:ascii="Times New Roman" w:hAnsi="Times New Roman"/>
          <w:bCs/>
          <w:sz w:val="24"/>
          <w:lang w:bidi="ar"/>
        </w:rPr>
      </w:pPr>
      <w:r>
        <w:rPr>
          <w:rFonts w:ascii="Times New Roman" w:hAnsi="Times New Roman"/>
          <w:b/>
          <w:sz w:val="24"/>
        </w:rPr>
        <w:t>Supplement</w:t>
      </w:r>
      <w:r>
        <w:rPr>
          <w:rFonts w:ascii="Times New Roman" w:hAnsi="Times New Roman"/>
          <w:b/>
          <w:bCs/>
          <w:sz w:val="24"/>
        </w:rPr>
        <w:t>a</w:t>
      </w:r>
      <w:r>
        <w:rPr>
          <w:rFonts w:hint="eastAsia" w:ascii="Times New Roman" w:hAnsi="Times New Roman"/>
          <w:b/>
          <w:bCs/>
          <w:sz w:val="24"/>
        </w:rPr>
        <w:t xml:space="preserve">ry </w:t>
      </w:r>
      <w:r>
        <w:rPr>
          <w:rFonts w:ascii="Times New Roman" w:hAnsi="Times New Roman"/>
          <w:b/>
          <w:bCs/>
          <w:sz w:val="24"/>
        </w:rPr>
        <w:t>Fig</w:t>
      </w:r>
      <w:r>
        <w:rPr>
          <w:rFonts w:hint="eastAsia" w:ascii="Times New Roman" w:hAnsi="Times New Roman"/>
          <w:b/>
          <w:bCs/>
          <w:sz w:val="24"/>
        </w:rPr>
        <w:t>ure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hint="eastAsia" w:ascii="Times New Roman" w:hAnsi="Times New Roman"/>
          <w:b/>
          <w:sz w:val="24"/>
        </w:rPr>
        <w:t>10</w:t>
      </w:r>
      <w:r>
        <w:rPr>
          <w:rFonts w:ascii="Times New Roman" w:hAnsi="Times New Roman"/>
          <w:b/>
          <w:sz w:val="24"/>
        </w:rPr>
        <w:t xml:space="preserve">. </w:t>
      </w:r>
      <w:r>
        <w:rPr>
          <w:rFonts w:ascii="Times New Roman" w:hAnsi="Times New Roman"/>
          <w:color w:val="000000"/>
          <w:sz w:val="24"/>
          <w:lang w:bidi="ar"/>
        </w:rPr>
        <w:t xml:space="preserve">Landmark </w:t>
      </w:r>
      <w:r>
        <w:rPr>
          <w:rFonts w:hint="eastAsia" w:ascii="Times New Roman" w:hAnsi="Times New Roman"/>
          <w:color w:val="000000"/>
          <w:sz w:val="24"/>
          <w:lang w:bidi="ar"/>
        </w:rPr>
        <w:t xml:space="preserve">Kaplan-Meier </w:t>
      </w:r>
      <w:r>
        <w:rPr>
          <w:rFonts w:ascii="Times New Roman" w:hAnsi="Times New Roman"/>
          <w:color w:val="000000"/>
          <w:sz w:val="24"/>
          <w:lang w:bidi="ar"/>
        </w:rPr>
        <w:t xml:space="preserve">survival analysis of </w:t>
      </w:r>
      <w:r>
        <w:rPr>
          <w:rFonts w:ascii="Times New Roman" w:hAnsi="Times New Roman"/>
          <w:b/>
          <w:sz w:val="24"/>
          <w:lang w:bidi="ar"/>
        </w:rPr>
        <w:t>(A-B, E-F)</w:t>
      </w:r>
      <w:r>
        <w:rPr>
          <w:rFonts w:ascii="Times New Roman" w:hAnsi="Times New Roman"/>
          <w:bCs/>
          <w:sz w:val="24"/>
          <w:lang w:bidi="ar"/>
        </w:rPr>
        <w:t xml:space="preserve"> </w:t>
      </w:r>
      <w:r>
        <w:rPr>
          <w:rFonts w:ascii="Times New Roman" w:hAnsi="Times New Roman"/>
          <w:color w:val="000000"/>
          <w:sz w:val="24"/>
          <w:lang w:bidi="ar"/>
        </w:rPr>
        <w:t xml:space="preserve">overall survival </w:t>
      </w:r>
      <w:r>
        <w:rPr>
          <w:rFonts w:hint="eastAsia" w:ascii="Times New Roman" w:hAnsi="Times New Roman"/>
          <w:color w:val="000000"/>
          <w:sz w:val="24"/>
          <w:lang w:bidi="ar"/>
        </w:rPr>
        <w:t xml:space="preserve">and </w:t>
      </w:r>
      <w:r>
        <w:rPr>
          <w:rFonts w:ascii="Times New Roman" w:hAnsi="Times New Roman"/>
          <w:b/>
          <w:sz w:val="24"/>
          <w:lang w:bidi="ar"/>
        </w:rPr>
        <w:t>(C-D, G-H)</w:t>
      </w:r>
      <w:r>
        <w:rPr>
          <w:rFonts w:ascii="Times New Roman" w:hAnsi="Times New Roman"/>
          <w:bCs/>
          <w:sz w:val="24"/>
          <w:lang w:bidi="ar"/>
        </w:rPr>
        <w:t xml:space="preserve"> </w:t>
      </w:r>
      <w:r>
        <w:rPr>
          <w:rFonts w:hint="eastAsia" w:ascii="Times New Roman" w:hAnsi="Times New Roman"/>
          <w:color w:val="000000"/>
          <w:sz w:val="24"/>
          <w:lang w:bidi="ar"/>
        </w:rPr>
        <w:t xml:space="preserve">progression-free survival </w:t>
      </w:r>
      <w:r>
        <w:rPr>
          <w:rFonts w:ascii="Times New Roman" w:hAnsi="Times New Roman"/>
          <w:color w:val="000000"/>
          <w:sz w:val="24"/>
          <w:lang w:bidi="ar"/>
        </w:rPr>
        <w:t xml:space="preserve">at landmark times of </w:t>
      </w:r>
      <w:r>
        <w:rPr>
          <w:rFonts w:hint="eastAsia" w:ascii="Times New Roman" w:hAnsi="Times New Roman"/>
          <w:color w:val="000000"/>
          <w:sz w:val="24"/>
          <w:lang w:bidi="ar"/>
        </w:rPr>
        <w:t xml:space="preserve">5 </w:t>
      </w:r>
      <w:r>
        <w:rPr>
          <w:rFonts w:ascii="Times New Roman" w:hAnsi="Times New Roman"/>
          <w:color w:val="000000"/>
          <w:sz w:val="24"/>
          <w:lang w:bidi="ar"/>
        </w:rPr>
        <w:t xml:space="preserve">or 7 </w:t>
      </w:r>
      <w:r>
        <w:rPr>
          <w:rFonts w:hint="eastAsia" w:ascii="Times New Roman" w:hAnsi="Times New Roman"/>
          <w:color w:val="000000"/>
          <w:sz w:val="24"/>
          <w:lang w:bidi="ar"/>
        </w:rPr>
        <w:t>months</w:t>
      </w:r>
      <w:r>
        <w:rPr>
          <w:rFonts w:ascii="Times New Roman" w:hAnsi="Times New Roman"/>
          <w:color w:val="000000"/>
          <w:sz w:val="24"/>
          <w:lang w:bidi="ar"/>
        </w:rPr>
        <w:t xml:space="preserve"> in the entire cohort, </w:t>
      </w:r>
      <w:r>
        <w:rPr>
          <w:rFonts w:hint="eastAsia" w:ascii="Times New Roman" w:hAnsi="Times New Roman"/>
          <w:color w:val="000000"/>
          <w:sz w:val="24"/>
          <w:lang w:bidi="ar"/>
        </w:rPr>
        <w:t xml:space="preserve">stratified </w:t>
      </w:r>
      <w:r>
        <w:rPr>
          <w:rFonts w:ascii="Times New Roman" w:hAnsi="Times New Roman"/>
          <w:color w:val="000000"/>
          <w:sz w:val="24"/>
          <w:lang w:bidi="ar"/>
        </w:rPr>
        <w:t xml:space="preserve">according to </w:t>
      </w:r>
      <w:r>
        <w:rPr>
          <w:rFonts w:hint="eastAsia" w:ascii="Times New Roman" w:hAnsi="Times New Roman"/>
          <w:color w:val="000000"/>
          <w:sz w:val="24"/>
          <w:lang w:bidi="ar"/>
        </w:rPr>
        <w:t xml:space="preserve">whether they achieved clinical complete response (cCR) </w:t>
      </w:r>
      <w:r>
        <w:rPr>
          <w:rFonts w:ascii="Times New Roman" w:hAnsi="Times New Roman"/>
          <w:color w:val="000000"/>
          <w:sz w:val="24"/>
          <w:lang w:bidi="ar"/>
        </w:rPr>
        <w:t xml:space="preserve">after </w:t>
      </w:r>
      <w:r>
        <w:rPr>
          <w:rFonts w:hint="eastAsia" w:ascii="Times New Roman" w:hAnsi="Times New Roman"/>
          <w:sz w:val="24"/>
        </w:rPr>
        <w:t>PD-1 inhibitor-based combination therapy</w:t>
      </w:r>
      <w:r>
        <w:rPr>
          <w:rFonts w:ascii="Times New Roman" w:hAnsi="Times New Roman"/>
          <w:color w:val="000000"/>
          <w:sz w:val="24"/>
          <w:lang w:bidi="ar"/>
        </w:rPr>
        <w:t xml:space="preserve"> and according to whether their disease at baseline was Barcelona Clinic Liver Cancer (BCLC) stage A/B or C. </w:t>
      </w:r>
      <w:r>
        <w:rPr>
          <w:rFonts w:ascii="Times New Roman" w:hAnsi="Times New Roman"/>
          <w:bCs/>
          <w:sz w:val="24"/>
          <w:lang w:bidi="ar"/>
        </w:rPr>
        <w:t>CI, confidence interval</w:t>
      </w:r>
      <w:r>
        <w:rPr>
          <w:rFonts w:hint="eastAsia" w:ascii="Times New Roman" w:hAnsi="Times New Roman" w:eastAsia="宋体" w:cs="Times New Roman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>; NA, not applicable</w:t>
      </w:r>
      <w:r>
        <w:rPr>
          <w:rFonts w:ascii="Times New Roman" w:hAnsi="Times New Roman"/>
          <w:bCs/>
          <w:sz w:val="24"/>
          <w:lang w:bidi="ar"/>
        </w:rPr>
        <w:t>.</w:t>
      </w:r>
    </w:p>
    <w:p w14:paraId="769003F1">
      <w:pPr>
        <w:widowControl/>
        <w:spacing w:line="360" w:lineRule="auto"/>
        <w:jc w:val="left"/>
        <w:rPr>
          <w:rFonts w:ascii="Times New Roman" w:hAnsi="Times New Roman"/>
          <w:color w:val="000000"/>
          <w:sz w:val="24"/>
          <w:lang w:bidi="ar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 w:ascii="Times New Roman" w:hAnsi="Times New Roman"/>
          <w:color w:val="000000"/>
          <w:sz w:val="24"/>
          <w:lang w:bidi="ar"/>
        </w:rPr>
        <w:drawing>
          <wp:inline distT="0" distB="0" distL="114300" distR="114300">
            <wp:extent cx="5262245" cy="4244975"/>
            <wp:effectExtent l="0" t="0" r="5080" b="3175"/>
            <wp:docPr id="11" name="图片 11" descr="BCLC分期分组5，7landmark分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BCLC分期分组5，7landmark分析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424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41C08">
      <w:pPr>
        <w:widowControl/>
        <w:spacing w:line="360" w:lineRule="auto"/>
        <w:jc w:val="left"/>
        <w:rPr>
          <w:rFonts w:ascii="Times New Roman" w:hAnsi="Times New Roman"/>
          <w:color w:val="000000"/>
          <w:sz w:val="24"/>
          <w:lang w:bidi="ar"/>
        </w:rPr>
      </w:pPr>
      <w:r>
        <w:rPr>
          <w:rFonts w:ascii="Times New Roman" w:hAnsi="Times New Roman"/>
          <w:b/>
          <w:sz w:val="24"/>
        </w:rPr>
        <w:t>Supplement</w:t>
      </w:r>
      <w:r>
        <w:rPr>
          <w:rFonts w:ascii="Times New Roman" w:hAnsi="Times New Roman"/>
          <w:b/>
          <w:bCs/>
          <w:sz w:val="24"/>
        </w:rPr>
        <w:t>a</w:t>
      </w:r>
      <w:r>
        <w:rPr>
          <w:rFonts w:hint="eastAsia" w:ascii="Times New Roman" w:hAnsi="Times New Roman"/>
          <w:b/>
          <w:bCs/>
          <w:sz w:val="24"/>
        </w:rPr>
        <w:t xml:space="preserve">ry </w:t>
      </w:r>
      <w:r>
        <w:rPr>
          <w:rFonts w:ascii="Times New Roman" w:hAnsi="Times New Roman"/>
          <w:b/>
          <w:bCs/>
          <w:sz w:val="24"/>
        </w:rPr>
        <w:t>Fig</w:t>
      </w:r>
      <w:r>
        <w:rPr>
          <w:rFonts w:hint="eastAsia" w:ascii="Times New Roman" w:hAnsi="Times New Roman"/>
          <w:b/>
          <w:bCs/>
          <w:sz w:val="24"/>
        </w:rPr>
        <w:t>ure</w:t>
      </w:r>
      <w:r>
        <w:rPr>
          <w:rFonts w:ascii="Times New Roman" w:hAnsi="Times New Roman"/>
          <w:b/>
          <w:bCs/>
          <w:sz w:val="24"/>
        </w:rPr>
        <w:t xml:space="preserve"> </w:t>
      </w:r>
      <w:r>
        <w:rPr>
          <w:rFonts w:hint="eastAsia" w:ascii="Times New Roman" w:hAnsi="Times New Roman"/>
          <w:b/>
          <w:bCs/>
          <w:sz w:val="24"/>
        </w:rPr>
        <w:t>11</w:t>
      </w:r>
      <w:r>
        <w:rPr>
          <w:rFonts w:ascii="Times New Roman" w:hAnsi="Times New Roman"/>
          <w:b/>
          <w:bCs/>
          <w:sz w:val="24"/>
        </w:rPr>
        <w:t>.</w:t>
      </w:r>
      <w:r>
        <w:rPr>
          <w:rFonts w:hint="eastAsia" w:ascii="Times New Roman" w:hAnsi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>Sankey diagrams of changes in Barcelona Clinic Liver Cancer</w:t>
      </w:r>
      <w:r>
        <w:rPr>
          <w:rFonts w:hint="eastAsia" w:ascii="Times New Roman" w:hAnsi="Times New Roman" w:eastAsia="宋体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>stage</w:t>
      </w:r>
      <w:r>
        <w:rPr>
          <w:rFonts w:hint="eastAsia" w:ascii="Times New Roman" w:hAnsi="Times New Roman" w:eastAsia="宋体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in </w:t>
      </w:r>
      <w:bookmarkStart w:id="0" w:name="_GoBack"/>
      <w:r>
        <w:rPr>
          <w:rFonts w:ascii="Times New Roman" w:hAnsi="Times New Roman" w:eastAsia="Times New Roman" w:cs="Times New Roman"/>
          <w:sz w:val="24"/>
        </w:rPr>
        <w:t>the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>entire coh</w:t>
      </w:r>
      <w:bookmarkEnd w:id="0"/>
      <w:r>
        <w:rPr>
          <w:rFonts w:ascii="Times New Roman" w:hAnsi="Times New Roman" w:eastAsia="Times New Roman" w:cs="Times New Roman"/>
          <w:sz w:val="24"/>
        </w:rPr>
        <w:t>ort (A).</w:t>
      </w:r>
      <w:r>
        <w:rPr>
          <w:rFonts w:hint="eastAsia" w:ascii="Times New Roman" w:hAnsi="Times New Roman" w:eastAsia="宋体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>Kaplan-Meier curves comparing (</w:t>
      </w:r>
      <w:r>
        <w:rPr>
          <w:rFonts w:hint="eastAsia" w:ascii="Times New Roman" w:hAnsi="Times New Roman" w:eastAsia="宋体" w:cs="Times New Roman"/>
          <w:sz w:val="24"/>
        </w:rPr>
        <w:t>B</w:t>
      </w:r>
      <w:r>
        <w:rPr>
          <w:rFonts w:ascii="Times New Roman" w:hAnsi="Times New Roman" w:eastAsia="Times New Roman" w:cs="Times New Roman"/>
          <w:sz w:val="24"/>
        </w:rPr>
        <w:t>) overall survival or (</w:t>
      </w:r>
      <w:r>
        <w:rPr>
          <w:rFonts w:hint="eastAsia" w:ascii="Times New Roman" w:hAnsi="Times New Roman" w:eastAsia="宋体" w:cs="Times New Roman"/>
          <w:sz w:val="24"/>
        </w:rPr>
        <w:t>C</w:t>
      </w:r>
      <w:r>
        <w:rPr>
          <w:rFonts w:ascii="Times New Roman" w:hAnsi="Times New Roman" w:eastAsia="Times New Roman" w:cs="Times New Roman"/>
          <w:sz w:val="24"/>
        </w:rPr>
        <w:t>) progression-free survival</w:t>
      </w:r>
      <w:r>
        <w:rPr>
          <w:rFonts w:hint="eastAsia" w:ascii="Times New Roman" w:hAnsi="Times New Roman" w:eastAsia="Times New Roman" w:cs="Times New Roman"/>
          <w:sz w:val="24"/>
        </w:rPr>
        <w:t xml:space="preserve"> </w:t>
      </w:r>
      <w:r>
        <w:rPr>
          <w:rStyle w:val="9"/>
          <w:rFonts w:ascii="Times New Roman" w:hAnsi="Times New Roman" w:eastAsia="Times New Roman" w:cs="Times New Roman"/>
          <w:color w:val="auto"/>
          <w:sz w:val="24"/>
        </w:rPr>
        <w:t>between patients</w:t>
      </w:r>
      <w:r>
        <w:rPr>
          <w:rFonts w:hint="eastAsia" w:ascii="Times New Roman" w:hAnsi="Times New Roman" w:eastAsia="宋体" w:cs="Times New Roman"/>
          <w:sz w:val="24"/>
        </w:rPr>
        <w:t xml:space="preserve"> </w:t>
      </w:r>
      <w:r>
        <w:rPr>
          <w:rStyle w:val="9"/>
          <w:rFonts w:ascii="Times New Roman" w:hAnsi="Times New Roman" w:eastAsia="Times New Roman" w:cs="Times New Roman"/>
          <w:color w:val="auto"/>
          <w:sz w:val="24"/>
        </w:rPr>
        <w:t>whose</w:t>
      </w:r>
      <w:r>
        <w:rPr>
          <w:rFonts w:hint="eastAsia" w:ascii="Times New Roman" w:hAnsi="Times New Roman" w:eastAsia="宋体" w:cs="Times New Roman"/>
          <w:sz w:val="24"/>
        </w:rPr>
        <w:t xml:space="preserve"> d</w:t>
      </w:r>
      <w:r>
        <w:rPr>
          <w:rStyle w:val="9"/>
          <w:rFonts w:ascii="Times New Roman" w:hAnsi="Times New Roman" w:eastAsia="Times New Roman" w:cs="Times New Roman"/>
          <w:color w:val="auto"/>
          <w:sz w:val="24"/>
        </w:rPr>
        <w:t>isease stage</w:t>
      </w:r>
      <w:r>
        <w:rPr>
          <w:rFonts w:hint="eastAsia" w:ascii="Times New Roman" w:hAnsi="Times New Roman" w:eastAsia="宋体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>improved</w:t>
      </w:r>
      <w:r>
        <w:rPr>
          <w:rStyle w:val="9"/>
          <w:rFonts w:ascii="Times New Roman" w:hAnsi="Times New Roman" w:eastAsia="Times New Roman" w:cs="Times New Roman"/>
          <w:color w:val="auto"/>
          <w:sz w:val="24"/>
        </w:rPr>
        <w:t xml:space="preserve"> and those whose</w:t>
      </w:r>
      <w:r>
        <w:rPr>
          <w:rFonts w:hint="eastAsia" w:ascii="Times New Roman" w:hAnsi="Times New Roman" w:eastAsia="宋体" w:cs="Times New Roman"/>
          <w:sz w:val="24"/>
        </w:rPr>
        <w:t xml:space="preserve"> </w:t>
      </w:r>
      <w:r>
        <w:rPr>
          <w:rStyle w:val="9"/>
          <w:rFonts w:ascii="Times New Roman" w:hAnsi="Times New Roman" w:eastAsia="Times New Roman" w:cs="Times New Roman"/>
          <w:color w:val="auto"/>
          <w:sz w:val="24"/>
        </w:rPr>
        <w:t>disease</w:t>
      </w:r>
      <w:r>
        <w:rPr>
          <w:rFonts w:hint="eastAsia" w:ascii="Times New Roman" w:hAnsi="Times New Roman" w:eastAsia="宋体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>stage</w:t>
      </w:r>
      <w:r>
        <w:rPr>
          <w:rFonts w:hint="eastAsia" w:ascii="Times New Roman" w:hAnsi="Times New Roman" w:eastAsia="宋体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>deteriorated or remained unchanged</w:t>
      </w:r>
      <w:r>
        <w:rPr>
          <w:rStyle w:val="9"/>
          <w:rFonts w:ascii="Times New Roman" w:hAnsi="Times New Roman" w:eastAsia="Times New Roman" w:cs="Times New Roman"/>
          <w:color w:val="auto"/>
          <w:sz w:val="24"/>
        </w:rPr>
        <w:t xml:space="preserve"> following PD-1 inhibitor-based combination therapy</w:t>
      </w:r>
      <w:r>
        <w:rPr>
          <w:rFonts w:ascii="Times New Roman" w:hAnsi="Times New Roman" w:eastAsia="Times New Roman" w:cs="Times New Roman"/>
          <w:sz w:val="24"/>
        </w:rPr>
        <w:t>.</w:t>
      </w:r>
      <w:r>
        <w:rPr>
          <w:rFonts w:hint="eastAsia" w:ascii="Times New Roman" w:hAnsi="Times New Roman" w:eastAsia="宋体" w:cs="Times New Roman"/>
          <w:sz w:val="24"/>
        </w:rPr>
        <w:t xml:space="preserve"> </w:t>
      </w:r>
      <w:r>
        <w:rPr>
          <w:rFonts w:hint="eastAsia" w:ascii="Times New Roman" w:hAnsi="Times New Roman"/>
          <w:sz w:val="24"/>
        </w:rPr>
        <w:t>CI,</w:t>
      </w:r>
      <w:r>
        <w:rPr>
          <w:rFonts w:ascii="Times New Roman" w:hAnsi="Times New Roman"/>
          <w:bCs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confidence interval.</w:t>
      </w:r>
    </w:p>
    <w:p w14:paraId="68E40C89">
      <w:pPr>
        <w:widowControl/>
        <w:spacing w:line="360" w:lineRule="auto"/>
        <w:jc w:val="left"/>
        <w:rPr>
          <w:rFonts w:ascii="Times New Roman" w:hAnsi="Times New Roman"/>
          <w:color w:val="000000"/>
          <w:sz w:val="24"/>
          <w:lang w:bidi="ar"/>
        </w:rPr>
      </w:pPr>
      <w:r>
        <w:rPr>
          <w:rFonts w:hint="eastAsia" w:ascii="Times New Roman" w:hAnsi="Times New Roman"/>
          <w:color w:val="000000"/>
          <w:sz w:val="24"/>
          <w:lang w:bidi="ar"/>
        </w:rPr>
        <w:drawing>
          <wp:inline distT="0" distB="0" distL="114300" distR="114300">
            <wp:extent cx="5265420" cy="3989070"/>
            <wp:effectExtent l="0" t="0" r="1905" b="1905"/>
            <wp:docPr id="17" name="图片 17" descr="降期与预后的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降期与预后的关系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1D55D">
      <w:pPr>
        <w:widowControl/>
        <w:jc w:val="left"/>
        <w:rPr>
          <w:rFonts w:ascii="Times New Roman" w:hAnsi="Times New Roman"/>
          <w:color w:val="000000"/>
          <w:kern w:val="0"/>
          <w:sz w:val="24"/>
        </w:rPr>
      </w:pPr>
      <w:r>
        <w:rPr>
          <w:rFonts w:ascii="Times New Roman" w:hAnsi="Times New Roman"/>
          <w:color w:val="000000"/>
          <w:kern w:val="0"/>
          <w:sz w:val="24"/>
        </w:rPr>
        <w:br w:type="page"/>
      </w:r>
    </w:p>
    <w:p w14:paraId="1A23125A">
      <w:pPr>
        <w:widowControl/>
        <w:adjustRightInd w:val="0"/>
        <w:snapToGrid w:val="0"/>
        <w:spacing w:line="360" w:lineRule="auto"/>
        <w:jc w:val="left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b/>
          <w:sz w:val="24"/>
        </w:rPr>
        <w:t>Supplement</w:t>
      </w:r>
      <w:r>
        <w:rPr>
          <w:rFonts w:ascii="Times New Roman" w:hAnsi="Times New Roman"/>
          <w:b/>
          <w:bCs/>
          <w:sz w:val="24"/>
        </w:rPr>
        <w:t>a</w:t>
      </w:r>
      <w:r>
        <w:rPr>
          <w:rFonts w:hint="eastAsia" w:ascii="Times New Roman" w:hAnsi="Times New Roman"/>
          <w:b/>
          <w:bCs/>
          <w:sz w:val="24"/>
        </w:rPr>
        <w:t xml:space="preserve">ry </w:t>
      </w:r>
      <w:r>
        <w:rPr>
          <w:rFonts w:ascii="Times New Roman" w:hAnsi="Times New Roman"/>
          <w:b/>
          <w:bCs/>
          <w:sz w:val="24"/>
        </w:rPr>
        <w:t>Fig</w:t>
      </w:r>
      <w:r>
        <w:rPr>
          <w:rFonts w:hint="eastAsia" w:ascii="Times New Roman" w:hAnsi="Times New Roman"/>
          <w:b/>
          <w:bCs/>
          <w:sz w:val="24"/>
        </w:rPr>
        <w:t>ure</w:t>
      </w:r>
      <w:r>
        <w:rPr>
          <w:rFonts w:ascii="Times New Roman" w:hAnsi="Times New Roman"/>
          <w:b/>
          <w:bCs/>
          <w:sz w:val="24"/>
        </w:rPr>
        <w:t xml:space="preserve"> </w:t>
      </w:r>
      <w:r>
        <w:rPr>
          <w:rFonts w:hint="eastAsia" w:ascii="Times New Roman" w:hAnsi="Times New Roman"/>
          <w:b/>
          <w:bCs/>
          <w:sz w:val="24"/>
        </w:rPr>
        <w:t>12</w:t>
      </w:r>
      <w:r>
        <w:rPr>
          <w:rFonts w:ascii="Times New Roman" w:hAnsi="Times New Roman"/>
          <w:b/>
          <w:bCs/>
          <w:sz w:val="24"/>
        </w:rPr>
        <w:t>.</w:t>
      </w:r>
      <w:r>
        <w:rPr>
          <w:rFonts w:hint="eastAsia" w:ascii="Times New Roman" w:hAnsi="Times New Roman"/>
          <w:sz w:val="24"/>
        </w:rPr>
        <w:t xml:space="preserve"> 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Kaplan-Meier curves of </w:t>
      </w:r>
      <w:r>
        <w:rPr>
          <w:rFonts w:ascii="Times New Roman" w:hAnsi="Times New Roman" w:eastAsia="宋体" w:cs="Times New Roman"/>
          <w:b/>
          <w:bCs/>
          <w:color w:val="000000"/>
          <w:sz w:val="24"/>
        </w:rPr>
        <w:t>(A)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 overall survival and </w:t>
      </w:r>
      <w:r>
        <w:rPr>
          <w:rFonts w:ascii="Times New Roman" w:hAnsi="Times New Roman" w:eastAsia="宋体" w:cs="Times New Roman"/>
          <w:b/>
          <w:bCs/>
          <w:color w:val="000000"/>
          <w:sz w:val="24"/>
        </w:rPr>
        <w:t>(B)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 recurrence-free survival in the subset of patients with </w:t>
      </w:r>
      <w:r>
        <w:rPr>
          <w:rFonts w:ascii="Times New Roman" w:hAnsi="Times New Roman"/>
          <w:color w:val="000000"/>
          <w:kern w:val="0"/>
          <w:sz w:val="24"/>
        </w:rPr>
        <w:t>Barcelona Clinic Liver Cancer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 stage B/C </w:t>
      </w:r>
      <w:r>
        <w:rPr>
          <w:rFonts w:hint="eastAsia" w:ascii="Times New Roman" w:hAnsi="Times New Roman" w:eastAsia="宋体" w:cs="Times New Roman"/>
          <w:color w:val="000000"/>
          <w:sz w:val="24"/>
        </w:rPr>
        <w:t xml:space="preserve">disease 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who underwent hepatectomy after </w:t>
      </w:r>
      <w:r>
        <w:rPr>
          <w:rFonts w:hint="eastAsia" w:ascii="Times New Roman" w:hAnsi="Times New Roman"/>
          <w:sz w:val="24"/>
        </w:rPr>
        <w:t>PD-1 inhibitor-based combination therapy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. Patients were stratified by whether they achieved clinical complete response (cCR) after </w:t>
      </w:r>
      <w:r>
        <w:rPr>
          <w:rFonts w:hint="eastAsia" w:ascii="Times New Roman" w:hAnsi="Times New Roman"/>
          <w:sz w:val="24"/>
        </w:rPr>
        <w:t>PD-1 inhibitor-based combination therapy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. </w:t>
      </w:r>
      <w:r>
        <w:rPr>
          <w:rFonts w:hint="eastAsia" w:ascii="Times New Roman" w:hAnsi="Times New Roman"/>
          <w:sz w:val="24"/>
        </w:rPr>
        <w:t>CI,</w:t>
      </w:r>
      <w:r>
        <w:rPr>
          <w:rFonts w:ascii="Times New Roman" w:hAnsi="Times New Roman"/>
          <w:bCs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confidence</w:t>
      </w:r>
      <w:r>
        <w:rPr>
          <w:rFonts w:hint="eastAsia"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interval;</w:t>
      </w:r>
      <w:r>
        <w:rPr>
          <w:rFonts w:hint="eastAsia" w:ascii="Times New Roman" w:hAnsi="Times New Roman" w:eastAsia="宋体" w:cs="Times New Roman"/>
          <w:sz w:val="24"/>
        </w:rPr>
        <w:t xml:space="preserve"> </w:t>
      </w:r>
      <w:r>
        <w:rPr>
          <w:rFonts w:hint="eastAsia" w:ascii="Times New Roman" w:hAnsi="Times New Roman"/>
          <w:sz w:val="24"/>
        </w:rPr>
        <w:t xml:space="preserve">HR, </w:t>
      </w:r>
      <w:r>
        <w:rPr>
          <w:rFonts w:hint="eastAsia" w:ascii="Times New Roman" w:hAnsi="Times New Roman"/>
          <w:color w:val="000000"/>
          <w:sz w:val="24"/>
        </w:rPr>
        <w:t>h</w:t>
      </w:r>
      <w:r>
        <w:rPr>
          <w:rFonts w:ascii="Times New Roman" w:hAnsi="Times New Roman"/>
          <w:color w:val="000000"/>
          <w:sz w:val="24"/>
        </w:rPr>
        <w:t xml:space="preserve">azard </w:t>
      </w:r>
      <w:r>
        <w:rPr>
          <w:rFonts w:hint="eastAsia" w:ascii="Times New Roman" w:hAnsi="Times New Roman"/>
          <w:color w:val="000000"/>
          <w:sz w:val="24"/>
        </w:rPr>
        <w:t>r</w:t>
      </w:r>
      <w:r>
        <w:rPr>
          <w:rFonts w:ascii="Times New Roman" w:hAnsi="Times New Roman"/>
          <w:color w:val="000000"/>
          <w:sz w:val="24"/>
        </w:rPr>
        <w:t>atio</w:t>
      </w:r>
      <w:r>
        <w:rPr>
          <w:rFonts w:hint="eastAsia" w:ascii="Times New Roman" w:hAnsi="Times New Roman"/>
          <w:color w:val="000000"/>
          <w:sz w:val="24"/>
        </w:rPr>
        <w:t>.</w:t>
      </w:r>
    </w:p>
    <w:p w14:paraId="4E83B7B3">
      <w:pPr>
        <w:widowControl/>
        <w:adjustRightInd w:val="0"/>
        <w:snapToGrid w:val="0"/>
        <w:spacing w:line="360" w:lineRule="auto"/>
        <w:jc w:val="left"/>
        <w:rPr>
          <w:rFonts w:ascii="Times New Roman" w:hAnsi="Times New Roman"/>
          <w:color w:val="000000"/>
          <w:sz w:val="24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 w:ascii="Times New Roman" w:hAnsi="Times New Roman"/>
          <w:color w:val="000000"/>
          <w:sz w:val="24"/>
        </w:rPr>
        <w:drawing>
          <wp:inline distT="0" distB="0" distL="114300" distR="114300">
            <wp:extent cx="5269865" cy="2136775"/>
            <wp:effectExtent l="0" t="0" r="6985" b="6350"/>
            <wp:docPr id="9" name="图片 9" descr="Supplementary Fig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Supplementary Figure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B1FED">
      <w:pPr>
        <w:widowControl/>
        <w:adjustRightInd w:val="0"/>
        <w:snapToGrid w:val="0"/>
        <w:spacing w:line="360" w:lineRule="auto"/>
        <w:rPr>
          <w:rFonts w:ascii="Times New Roman" w:hAnsi="Times New Roman"/>
          <w:b/>
          <w:sz w:val="24"/>
        </w:rPr>
      </w:pPr>
    </w:p>
    <w:p w14:paraId="47748F07">
      <w:pPr>
        <w:widowControl/>
        <w:spacing w:line="360" w:lineRule="auto"/>
        <w:jc w:val="left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b/>
          <w:sz w:val="24"/>
        </w:rPr>
        <w:t>Supplement</w:t>
      </w:r>
      <w:r>
        <w:rPr>
          <w:rFonts w:ascii="Times New Roman" w:hAnsi="Times New Roman"/>
          <w:b/>
          <w:bCs/>
          <w:sz w:val="24"/>
        </w:rPr>
        <w:t>a</w:t>
      </w:r>
      <w:r>
        <w:rPr>
          <w:rFonts w:hint="eastAsia" w:ascii="Times New Roman" w:hAnsi="Times New Roman"/>
          <w:b/>
          <w:bCs/>
          <w:sz w:val="24"/>
        </w:rPr>
        <w:t>ry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bCs/>
          <w:sz w:val="24"/>
        </w:rPr>
        <w:t xml:space="preserve">Figure </w:t>
      </w:r>
      <w:r>
        <w:rPr>
          <w:rFonts w:hint="eastAsia" w:ascii="Times New Roman" w:hAnsi="Times New Roman"/>
          <w:b/>
          <w:bCs/>
          <w:sz w:val="24"/>
        </w:rPr>
        <w:t>13.</w:t>
      </w:r>
      <w:r>
        <w:rPr>
          <w:rFonts w:hint="eastAsia"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Cs/>
          <w:sz w:val="24"/>
        </w:rPr>
        <w:t xml:space="preserve">Kaplan-Meier curves of </w:t>
      </w:r>
      <w:r>
        <w:rPr>
          <w:rFonts w:ascii="Times New Roman" w:hAnsi="Times New Roman"/>
          <w:b/>
          <w:sz w:val="24"/>
        </w:rPr>
        <w:t>(A)</w:t>
      </w:r>
      <w:r>
        <w:rPr>
          <w:rFonts w:ascii="Times New Roman" w:hAnsi="Times New Roman"/>
          <w:bCs/>
          <w:sz w:val="24"/>
        </w:rPr>
        <w:t xml:space="preserve"> overall and </w:t>
      </w:r>
      <w:r>
        <w:rPr>
          <w:rFonts w:ascii="Times New Roman" w:hAnsi="Times New Roman"/>
          <w:b/>
          <w:sz w:val="24"/>
        </w:rPr>
        <w:t xml:space="preserve">(B) </w:t>
      </w:r>
      <w:r>
        <w:rPr>
          <w:rFonts w:ascii="Times New Roman" w:hAnsi="Times New Roman"/>
          <w:bCs/>
          <w:sz w:val="24"/>
        </w:rPr>
        <w:t xml:space="preserve">recurrence-free survival of the subset of patients who underwent hepatectomy after </w:t>
      </w:r>
      <w:r>
        <w:rPr>
          <w:rFonts w:hint="eastAsia" w:ascii="Times New Roman" w:hAnsi="Times New Roman"/>
          <w:sz w:val="24"/>
        </w:rPr>
        <w:t>PD-1 inhibitor-based combination therapy</w:t>
      </w:r>
      <w:r>
        <w:rPr>
          <w:rFonts w:ascii="Times New Roman" w:hAnsi="Times New Roman"/>
          <w:bCs/>
          <w:sz w:val="24"/>
        </w:rPr>
        <w:t>. Patients were stratified according to whether surgical specimens indicated pathological complete response (</w:t>
      </w:r>
      <w:r>
        <w:rPr>
          <w:rFonts w:hint="eastAsia" w:ascii="Times New Roman" w:hAnsi="Times New Roman"/>
          <w:bCs/>
          <w:sz w:val="24"/>
        </w:rPr>
        <w:t>pCR</w:t>
      </w:r>
      <w:r>
        <w:rPr>
          <w:rFonts w:ascii="Times New Roman" w:hAnsi="Times New Roman"/>
          <w:bCs/>
          <w:sz w:val="24"/>
        </w:rPr>
        <w:t>) or not (Non-</w:t>
      </w:r>
      <w:r>
        <w:rPr>
          <w:rFonts w:hint="eastAsia" w:ascii="Times New Roman" w:hAnsi="Times New Roman"/>
          <w:bCs/>
          <w:sz w:val="24"/>
        </w:rPr>
        <w:t>pCR</w:t>
      </w:r>
      <w:r>
        <w:rPr>
          <w:rFonts w:ascii="Times New Roman" w:hAnsi="Times New Roman"/>
          <w:bCs/>
          <w:sz w:val="24"/>
        </w:rPr>
        <w:t>)</w:t>
      </w:r>
      <w:r>
        <w:rPr>
          <w:rFonts w:ascii="Times New Roman" w:hAnsi="Times New Roman" w:eastAsia="微软雅黑"/>
          <w:sz w:val="24"/>
        </w:rPr>
        <w:t>.</w:t>
      </w:r>
      <w:r>
        <w:rPr>
          <w:rFonts w:hint="eastAsia" w:ascii="Times New Roman" w:hAnsi="Times New Roman" w:eastAsia="微软雅黑"/>
          <w:color w:val="000000"/>
          <w:sz w:val="24"/>
        </w:rPr>
        <w:t xml:space="preserve"> </w:t>
      </w:r>
      <w:r>
        <w:rPr>
          <w:rFonts w:hint="eastAsia" w:ascii="Times New Roman" w:hAnsi="Times New Roman"/>
          <w:sz w:val="24"/>
        </w:rPr>
        <w:t>CI,</w:t>
      </w:r>
      <w:r>
        <w:rPr>
          <w:rFonts w:ascii="Times New Roman" w:hAnsi="Times New Roman"/>
          <w:bCs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confidence interval;</w:t>
      </w:r>
      <w:r>
        <w:rPr>
          <w:rFonts w:hint="eastAsia" w:ascii="Times New Roman" w:hAnsi="Times New Roman"/>
          <w:sz w:val="24"/>
        </w:rPr>
        <w:t xml:space="preserve"> HR, </w:t>
      </w:r>
      <w:r>
        <w:rPr>
          <w:rFonts w:hint="eastAsia" w:ascii="Times New Roman" w:hAnsi="Times New Roman"/>
          <w:color w:val="000000"/>
          <w:sz w:val="24"/>
        </w:rPr>
        <w:t>h</w:t>
      </w:r>
      <w:r>
        <w:rPr>
          <w:rFonts w:ascii="Times New Roman" w:hAnsi="Times New Roman"/>
          <w:color w:val="000000"/>
          <w:sz w:val="24"/>
        </w:rPr>
        <w:t xml:space="preserve">azard </w:t>
      </w:r>
      <w:r>
        <w:rPr>
          <w:rFonts w:hint="eastAsia" w:ascii="Times New Roman" w:hAnsi="Times New Roman"/>
          <w:color w:val="000000"/>
          <w:sz w:val="24"/>
        </w:rPr>
        <w:t>r</w:t>
      </w:r>
      <w:r>
        <w:rPr>
          <w:rFonts w:ascii="Times New Roman" w:hAnsi="Times New Roman"/>
          <w:color w:val="000000"/>
          <w:sz w:val="24"/>
        </w:rPr>
        <w:t>atio.</w:t>
      </w:r>
    </w:p>
    <w:p w14:paraId="5D9FE7C4">
      <w:pPr>
        <w:widowControl/>
        <w:spacing w:line="360" w:lineRule="auto"/>
        <w:jc w:val="left"/>
        <w:rPr>
          <w:rFonts w:ascii="Times New Roman" w:hAnsi="Times New Roman"/>
          <w:color w:val="000000"/>
          <w:sz w:val="24"/>
        </w:rPr>
      </w:pPr>
      <w:r>
        <w:rPr>
          <w:rFonts w:hint="eastAsia" w:ascii="Times New Roman" w:hAnsi="Times New Roman"/>
          <w:color w:val="000000"/>
          <w:sz w:val="24"/>
        </w:rPr>
        <w:drawing>
          <wp:inline distT="0" distB="0" distL="114300" distR="114300">
            <wp:extent cx="5267325" cy="2017395"/>
            <wp:effectExtent l="0" t="0" r="0" b="1905"/>
            <wp:docPr id="14" name="图片 14" descr="Supplementary Fig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Supplementary Figure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B3D71">
      <w:pPr>
        <w:widowControl/>
        <w:adjustRightInd w:val="0"/>
        <w:snapToGrid w:val="0"/>
        <w:spacing w:line="360" w:lineRule="auto"/>
        <w:jc w:val="left"/>
        <w:rPr>
          <w:rFonts w:ascii="Times New Roman" w:hAnsi="Times New Roman"/>
          <w:color w:val="000000"/>
          <w:kern w:val="0"/>
          <w:sz w:val="24"/>
        </w:rPr>
      </w:pPr>
    </w:p>
    <w:p w14:paraId="2AC0FFD4">
      <w:pPr>
        <w:widowControl/>
        <w:adjustRightInd w:val="0"/>
        <w:snapToGrid w:val="0"/>
        <w:spacing w:line="360" w:lineRule="auto"/>
        <w:jc w:val="center"/>
        <w:rPr>
          <w:rFonts w:ascii="Times New Roman" w:hAnsi="Times New Roman"/>
          <w:color w:val="000000"/>
          <w:kern w:val="0"/>
          <w:sz w:val="24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49233172">
      <w:pPr>
        <w:widowControl/>
        <w:adjustRightInd/>
        <w:snapToGrid/>
        <w:spacing w:line="360" w:lineRule="auto"/>
        <w:jc w:val="left"/>
        <w:rPr>
          <w:rFonts w:ascii="Times New Roman" w:hAnsi="Times New Roman"/>
          <w:color w:val="000000"/>
          <w:kern w:val="0"/>
          <w:sz w:val="24"/>
        </w:rPr>
      </w:pPr>
      <w:r>
        <w:rPr>
          <w:rFonts w:ascii="Times New Roman" w:hAnsi="Times New Roman"/>
          <w:b/>
          <w:sz w:val="24"/>
        </w:rPr>
        <w:t>Supplement</w:t>
      </w:r>
      <w:r>
        <w:rPr>
          <w:rFonts w:ascii="Times New Roman" w:hAnsi="Times New Roman"/>
          <w:b/>
          <w:bCs/>
          <w:sz w:val="24"/>
        </w:rPr>
        <w:t>a</w:t>
      </w:r>
      <w:r>
        <w:rPr>
          <w:rFonts w:hint="eastAsia" w:ascii="Times New Roman" w:hAnsi="Times New Roman"/>
          <w:b/>
          <w:bCs/>
          <w:sz w:val="24"/>
        </w:rPr>
        <w:t>ry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bCs/>
          <w:sz w:val="24"/>
        </w:rPr>
        <w:t xml:space="preserve">Figure </w:t>
      </w:r>
      <w:r>
        <w:rPr>
          <w:rFonts w:hint="eastAsia" w:ascii="Times New Roman" w:hAnsi="Times New Roman"/>
          <w:b/>
          <w:bCs/>
          <w:sz w:val="24"/>
        </w:rPr>
        <w:t>14</w:t>
      </w:r>
      <w:r>
        <w:rPr>
          <w:rFonts w:ascii="Times New Roman" w:hAnsi="Times New Roman"/>
          <w:b/>
          <w:bCs/>
          <w:sz w:val="24"/>
        </w:rPr>
        <w:t>.</w:t>
      </w:r>
      <w:r>
        <w:rPr>
          <w:rFonts w:hint="eastAsia"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Cs/>
          <w:sz w:val="24"/>
        </w:rPr>
        <w:t xml:space="preserve">Kaplan-Meier curves of </w:t>
      </w:r>
      <w:r>
        <w:rPr>
          <w:rFonts w:ascii="Times New Roman" w:hAnsi="Times New Roman"/>
          <w:b/>
          <w:sz w:val="24"/>
        </w:rPr>
        <w:t>(A)</w:t>
      </w:r>
      <w:r>
        <w:rPr>
          <w:rFonts w:ascii="Times New Roman" w:hAnsi="Times New Roman"/>
          <w:bCs/>
          <w:sz w:val="24"/>
        </w:rPr>
        <w:t xml:space="preserve"> overall and </w:t>
      </w:r>
      <w:r>
        <w:rPr>
          <w:rFonts w:ascii="Times New Roman" w:hAnsi="Times New Roman"/>
          <w:b/>
          <w:sz w:val="24"/>
        </w:rPr>
        <w:t xml:space="preserve">(B) </w:t>
      </w:r>
      <w:r>
        <w:rPr>
          <w:rFonts w:ascii="Times New Roman" w:hAnsi="Times New Roman"/>
          <w:bCs/>
          <w:sz w:val="24"/>
        </w:rPr>
        <w:t xml:space="preserve">recurrence-free survival of the subset of patients who </w:t>
      </w:r>
      <w:r>
        <w:rPr>
          <w:rFonts w:ascii="Times New Roman" w:hAnsi="Times New Roman" w:eastAsia="宋体" w:cs="Times New Roman"/>
          <w:sz w:val="24"/>
          <w:szCs w:val="24"/>
          <w:lang w:bidi="ar"/>
        </w:rPr>
        <w:t xml:space="preserve">achieved </w:t>
      </w:r>
      <w:r>
        <w:rPr>
          <w:rFonts w:ascii="Times New Roman" w:hAnsi="Times New Roman" w:cs="Times New Roman"/>
          <w:sz w:val="24"/>
          <w:szCs w:val="24"/>
          <w:lang w:bidi="ar"/>
        </w:rPr>
        <w:t xml:space="preserve">clinical </w:t>
      </w:r>
      <w:r>
        <w:rPr>
          <w:rFonts w:ascii="Times New Roman" w:hAnsi="Times New Roman"/>
          <w:bCs/>
          <w:sz w:val="24"/>
        </w:rPr>
        <w:t xml:space="preserve">complete response after </w:t>
      </w:r>
      <w:r>
        <w:rPr>
          <w:rFonts w:hint="eastAsia" w:ascii="Times New Roman" w:hAnsi="Times New Roman"/>
          <w:sz w:val="24"/>
        </w:rPr>
        <w:t>PD-1 inhibitor-based combination therapy</w:t>
      </w:r>
      <w:r>
        <w:rPr>
          <w:rFonts w:ascii="Times New Roman" w:hAnsi="Times New Roman"/>
          <w:bCs/>
          <w:sz w:val="24"/>
        </w:rPr>
        <w:t>. Patients were stratified according to whether surgical specimens indicated pathological complete response (</w:t>
      </w:r>
      <w:r>
        <w:rPr>
          <w:rFonts w:hint="eastAsia" w:ascii="Times New Roman" w:hAnsi="Times New Roman"/>
          <w:bCs/>
          <w:sz w:val="24"/>
        </w:rPr>
        <w:t>pCR</w:t>
      </w:r>
      <w:r>
        <w:rPr>
          <w:rFonts w:ascii="Times New Roman" w:hAnsi="Times New Roman"/>
          <w:bCs/>
          <w:sz w:val="24"/>
        </w:rPr>
        <w:t>) or not (Non-</w:t>
      </w:r>
      <w:r>
        <w:rPr>
          <w:rFonts w:hint="eastAsia" w:ascii="Times New Roman" w:hAnsi="Times New Roman"/>
          <w:bCs/>
          <w:sz w:val="24"/>
        </w:rPr>
        <w:t>pCR</w:t>
      </w:r>
      <w:r>
        <w:rPr>
          <w:rFonts w:ascii="Times New Roman" w:hAnsi="Times New Roman"/>
          <w:bCs/>
          <w:sz w:val="24"/>
        </w:rPr>
        <w:t>)</w:t>
      </w:r>
      <w:r>
        <w:rPr>
          <w:rFonts w:ascii="Times New Roman" w:hAnsi="Times New Roman" w:eastAsia="微软雅黑"/>
          <w:sz w:val="24"/>
        </w:rPr>
        <w:t>.</w:t>
      </w:r>
      <w:r>
        <w:rPr>
          <w:rFonts w:hint="eastAsia" w:ascii="Times New Roman" w:hAnsi="Times New Roman" w:eastAsia="微软雅黑"/>
          <w:color w:val="000000"/>
          <w:sz w:val="24"/>
        </w:rPr>
        <w:t xml:space="preserve"> </w:t>
      </w:r>
      <w:r>
        <w:rPr>
          <w:rFonts w:hint="eastAsia" w:ascii="Times New Roman" w:hAnsi="Times New Roman"/>
          <w:sz w:val="24"/>
        </w:rPr>
        <w:t>CI,</w:t>
      </w:r>
      <w:r>
        <w:rPr>
          <w:rFonts w:ascii="Times New Roman" w:hAnsi="Times New Roman"/>
          <w:bCs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confidence interval;</w:t>
      </w:r>
      <w:r>
        <w:rPr>
          <w:rFonts w:hint="eastAsia" w:ascii="Times New Roman" w:hAnsi="Times New Roman"/>
          <w:sz w:val="24"/>
        </w:rPr>
        <w:t xml:space="preserve"> HR, </w:t>
      </w:r>
      <w:r>
        <w:rPr>
          <w:rFonts w:hint="eastAsia" w:ascii="Times New Roman" w:hAnsi="Times New Roman"/>
          <w:color w:val="000000"/>
          <w:sz w:val="24"/>
        </w:rPr>
        <w:t>h</w:t>
      </w:r>
      <w:r>
        <w:rPr>
          <w:rFonts w:ascii="Times New Roman" w:hAnsi="Times New Roman"/>
          <w:color w:val="000000"/>
          <w:sz w:val="24"/>
        </w:rPr>
        <w:t xml:space="preserve">azard </w:t>
      </w:r>
      <w:r>
        <w:rPr>
          <w:rFonts w:hint="eastAsia" w:ascii="Times New Roman" w:hAnsi="Times New Roman"/>
          <w:color w:val="000000"/>
          <w:sz w:val="24"/>
        </w:rPr>
        <w:t>r</w:t>
      </w:r>
      <w:r>
        <w:rPr>
          <w:rFonts w:ascii="Times New Roman" w:hAnsi="Times New Roman"/>
          <w:color w:val="000000"/>
          <w:sz w:val="24"/>
        </w:rPr>
        <w:t>atio.</w:t>
      </w:r>
    </w:p>
    <w:p w14:paraId="662CBC8D">
      <w:pPr>
        <w:widowControl/>
        <w:adjustRightInd w:val="0"/>
        <w:snapToGrid w:val="0"/>
        <w:spacing w:line="360" w:lineRule="auto"/>
        <w:jc w:val="both"/>
        <w:rPr>
          <w:rFonts w:ascii="Times New Roman" w:hAnsi="Times New Roman"/>
          <w:color w:val="000000"/>
          <w:kern w:val="0"/>
          <w:sz w:val="24"/>
        </w:rPr>
      </w:pPr>
      <w:r>
        <w:rPr>
          <w:rFonts w:hint="eastAsia" w:ascii="Times New Roman" w:hAnsi="Times New Roman"/>
          <w:color w:val="000000"/>
          <w:kern w:val="0"/>
          <w:sz w:val="24"/>
        </w:rPr>
        <w:drawing>
          <wp:inline distT="0" distB="0" distL="114300" distR="114300">
            <wp:extent cx="5271770" cy="2038350"/>
            <wp:effectExtent l="0" t="0" r="5080" b="0"/>
            <wp:docPr id="4" name="图片 4" descr="cCR患者中pCR vs Non-pCR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CR患者中pCR vs Non-pCR22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A5AC4">
      <w:pPr>
        <w:rPr>
          <w:rFonts w:ascii="Times New Roman" w:hAnsi="Times New Roman"/>
          <w:color w:val="000000"/>
          <w:sz w:val="24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0889007A">
      <w:pPr>
        <w:adjustRightInd w:val="0"/>
        <w:snapToGrid w:val="0"/>
        <w:spacing w:line="360" w:lineRule="auto"/>
        <w:jc w:val="left"/>
        <w:rPr>
          <w:rFonts w:ascii="Times New Roman" w:hAnsi="Times New Roman"/>
          <w:color w:val="000000"/>
          <w:sz w:val="24"/>
          <w:lang w:bidi="ar"/>
        </w:rPr>
      </w:pPr>
      <w:r>
        <w:rPr>
          <w:rFonts w:ascii="Times New Roman" w:hAnsi="Times New Roman"/>
          <w:b/>
          <w:sz w:val="24"/>
        </w:rPr>
        <w:t>Supplement</w:t>
      </w:r>
      <w:r>
        <w:rPr>
          <w:rFonts w:ascii="Times New Roman" w:hAnsi="Times New Roman"/>
          <w:b/>
          <w:bCs/>
          <w:sz w:val="24"/>
        </w:rPr>
        <w:t>a</w:t>
      </w:r>
      <w:r>
        <w:rPr>
          <w:rFonts w:hint="eastAsia" w:ascii="Times New Roman" w:hAnsi="Times New Roman"/>
          <w:b/>
          <w:bCs/>
          <w:sz w:val="24"/>
        </w:rPr>
        <w:t>ry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bCs/>
          <w:sz w:val="24"/>
        </w:rPr>
        <w:t xml:space="preserve">Figure </w:t>
      </w:r>
      <w:r>
        <w:rPr>
          <w:rFonts w:hint="eastAsia" w:ascii="Times New Roman" w:hAnsi="Times New Roman"/>
          <w:b/>
          <w:bCs/>
          <w:sz w:val="24"/>
        </w:rPr>
        <w:t>15</w:t>
      </w:r>
      <w:r>
        <w:rPr>
          <w:rFonts w:ascii="Times New Roman" w:hAnsi="Times New Roman"/>
          <w:b/>
          <w:bCs/>
          <w:sz w:val="24"/>
        </w:rPr>
        <w:t>.</w:t>
      </w:r>
      <w:r>
        <w:rPr>
          <w:rFonts w:hint="eastAsia" w:ascii="Times New Roman" w:hAnsi="Times New Roman"/>
          <w:b/>
          <w:bCs/>
          <w:sz w:val="24"/>
        </w:rPr>
        <w:t xml:space="preserve"> </w:t>
      </w:r>
      <w:r>
        <w:rPr>
          <w:rFonts w:ascii="Times New Roman" w:hAnsi="Times New Roman"/>
          <w:bCs/>
          <w:sz w:val="24"/>
        </w:rPr>
        <w:t>Proportions of patients who showed pathological complete response (Complete), major pathological response (Major)</w:t>
      </w:r>
      <w:r>
        <w:rPr>
          <w:rFonts w:hint="eastAsia" w:ascii="Times New Roman" w:hAnsi="Times New Roman"/>
          <w:bCs/>
          <w:sz w:val="24"/>
        </w:rPr>
        <w:t xml:space="preserve"> </w:t>
      </w:r>
      <w:r>
        <w:rPr>
          <w:rFonts w:ascii="Times New Roman" w:hAnsi="Times New Roman"/>
          <w:bCs/>
          <w:sz w:val="24"/>
        </w:rPr>
        <w:t>or non-major pathological response (Non-major) based on histopathology of surgical specimens taken during hepatectomy after</w:t>
      </w:r>
      <w:r>
        <w:rPr>
          <w:rFonts w:hint="eastAsia" w:ascii="Times New Roman" w:hAnsi="Times New Roman"/>
          <w:bCs/>
          <w:sz w:val="24"/>
        </w:rPr>
        <w:t xml:space="preserve"> </w:t>
      </w:r>
      <w:r>
        <w:rPr>
          <w:rFonts w:hint="eastAsia" w:ascii="Times New Roman" w:hAnsi="Times New Roman"/>
          <w:sz w:val="24"/>
        </w:rPr>
        <w:t>PD-1 inhibitor-based combination therapy</w:t>
      </w:r>
      <w:r>
        <w:rPr>
          <w:rFonts w:ascii="Times New Roman" w:hAnsi="Times New Roman" w:eastAsia="微软雅黑"/>
          <w:sz w:val="24"/>
        </w:rPr>
        <w:t xml:space="preserve">. </w:t>
      </w:r>
      <w:r>
        <w:rPr>
          <w:rFonts w:hint="eastAsia" w:ascii="Times New Roman" w:hAnsi="Times New Roman"/>
          <w:color w:val="000000"/>
          <w:sz w:val="24"/>
          <w:lang w:bidi="ar"/>
        </w:rPr>
        <w:t>Patients were stratified based on whether they achieved clinical complete response (cCR)</w:t>
      </w:r>
      <w:r>
        <w:rPr>
          <w:rFonts w:ascii="Times New Roman" w:hAnsi="Times New Roman"/>
          <w:color w:val="000000"/>
          <w:sz w:val="24"/>
          <w:lang w:bidi="ar"/>
        </w:rPr>
        <w:t xml:space="preserve"> after </w:t>
      </w:r>
      <w:r>
        <w:rPr>
          <w:rFonts w:hint="eastAsia" w:ascii="Times New Roman" w:hAnsi="Times New Roman"/>
          <w:sz w:val="24"/>
        </w:rPr>
        <w:t>PD-1 inhibitor-based combination therapy</w:t>
      </w:r>
      <w:r>
        <w:rPr>
          <w:rFonts w:hint="eastAsia" w:ascii="Times New Roman" w:hAnsi="Times New Roman"/>
          <w:color w:val="000000"/>
          <w:sz w:val="24"/>
          <w:lang w:bidi="ar"/>
        </w:rPr>
        <w:t>.</w:t>
      </w:r>
    </w:p>
    <w:p w14:paraId="0AE3F1AF">
      <w:pPr>
        <w:adjustRightInd w:val="0"/>
        <w:snapToGrid w:val="0"/>
        <w:spacing w:line="360" w:lineRule="auto"/>
        <w:jc w:val="left"/>
        <w:rPr>
          <w:rFonts w:ascii="Times New Roman" w:hAnsi="Times New Roman"/>
          <w:b/>
          <w:bCs/>
          <w:sz w:val="24"/>
        </w:rPr>
      </w:pPr>
      <w:r>
        <w:rPr>
          <w:rFonts w:hint="eastAsia" w:ascii="Times New Roman" w:hAnsi="Times New Roman"/>
          <w:b/>
          <w:bCs/>
          <w:sz w:val="24"/>
        </w:rPr>
        <w:drawing>
          <wp:inline distT="0" distB="0" distL="114300" distR="114300">
            <wp:extent cx="4605655" cy="4728210"/>
            <wp:effectExtent l="0" t="0" r="4445" b="5715"/>
            <wp:docPr id="10" name="图片 10" descr="Supplementary Fig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Supplementary Figure 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05655" cy="472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B843D">
      <w:pPr>
        <w:widowControl/>
        <w:adjustRightInd w:val="0"/>
        <w:snapToGrid w:val="0"/>
        <w:spacing w:line="360" w:lineRule="auto"/>
        <w:jc w:val="center"/>
        <w:rPr>
          <w:rFonts w:ascii="Times New Roman" w:hAnsi="Times New Roman"/>
          <w:color w:val="000000"/>
          <w:kern w:val="0"/>
          <w:sz w:val="24"/>
        </w:rPr>
      </w:pPr>
    </w:p>
    <w:p w14:paraId="65CD04CE">
      <w:pPr>
        <w:widowControl/>
        <w:jc w:val="left"/>
        <w:rPr>
          <w:rFonts w:ascii="Times New Roman" w:hAnsi="Times New Roman"/>
          <w:color w:val="000000"/>
          <w:kern w:val="0"/>
          <w:sz w:val="24"/>
        </w:rPr>
      </w:pPr>
      <w:r>
        <w:rPr>
          <w:rFonts w:ascii="Times New Roman" w:hAnsi="Times New Roman"/>
          <w:color w:val="000000"/>
          <w:kern w:val="0"/>
          <w:sz w:val="24"/>
        </w:rPr>
        <w:br w:type="page"/>
      </w:r>
    </w:p>
    <w:p w14:paraId="3F72616E">
      <w:pPr>
        <w:spacing w:line="360" w:lineRule="auto"/>
        <w:jc w:val="left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b/>
          <w:sz w:val="24"/>
        </w:rPr>
        <w:t>Supplement</w:t>
      </w:r>
      <w:r>
        <w:rPr>
          <w:rFonts w:ascii="Times New Roman" w:hAnsi="Times New Roman"/>
          <w:b/>
          <w:bCs/>
          <w:sz w:val="24"/>
        </w:rPr>
        <w:t>a</w:t>
      </w:r>
      <w:r>
        <w:rPr>
          <w:rFonts w:hint="eastAsia" w:ascii="Times New Roman" w:hAnsi="Times New Roman"/>
          <w:b/>
          <w:bCs/>
          <w:sz w:val="24"/>
        </w:rPr>
        <w:t xml:space="preserve">ry </w:t>
      </w:r>
      <w:r>
        <w:rPr>
          <w:rFonts w:ascii="Times New Roman" w:hAnsi="Times New Roman"/>
          <w:b/>
          <w:bCs/>
          <w:sz w:val="24"/>
        </w:rPr>
        <w:t>Fig</w:t>
      </w:r>
      <w:r>
        <w:rPr>
          <w:rFonts w:hint="eastAsia" w:ascii="Times New Roman" w:hAnsi="Times New Roman"/>
          <w:b/>
          <w:bCs/>
          <w:sz w:val="24"/>
        </w:rPr>
        <w:t>ure</w:t>
      </w:r>
      <w:r>
        <w:rPr>
          <w:rFonts w:ascii="Times New Roman" w:hAnsi="Times New Roman"/>
          <w:b/>
          <w:bCs/>
          <w:sz w:val="24"/>
        </w:rPr>
        <w:t xml:space="preserve"> </w:t>
      </w:r>
      <w:r>
        <w:rPr>
          <w:rFonts w:hint="eastAsia" w:ascii="Times New Roman" w:hAnsi="Times New Roman"/>
          <w:b/>
          <w:bCs/>
          <w:sz w:val="24"/>
        </w:rPr>
        <w:t>16</w:t>
      </w:r>
      <w:r>
        <w:rPr>
          <w:rFonts w:ascii="Times New Roman" w:hAnsi="Times New Roman"/>
          <w:b/>
          <w:bCs/>
          <w:sz w:val="24"/>
        </w:rPr>
        <w:t>.</w:t>
      </w:r>
      <w:r>
        <w:rPr>
          <w:rFonts w:hint="eastAsia" w:ascii="Times New Roman" w:hAnsi="Times New Roman"/>
          <w:sz w:val="24"/>
        </w:rPr>
        <w:t xml:space="preserve"> 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Kaplan-Meier curves of </w:t>
      </w:r>
      <w:r>
        <w:rPr>
          <w:rFonts w:ascii="Times New Roman" w:hAnsi="Times New Roman" w:eastAsia="宋体" w:cs="Times New Roman"/>
          <w:b/>
          <w:bCs/>
          <w:color w:val="000000"/>
          <w:sz w:val="24"/>
        </w:rPr>
        <w:t>(A)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 overall survival</w:t>
      </w:r>
      <w:r>
        <w:rPr>
          <w:rFonts w:hint="eastAsia" w:ascii="Times New Roman" w:hAnsi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宋体" w:cs="Times New Roman"/>
          <w:color w:val="000000"/>
          <w:sz w:val="24"/>
        </w:rPr>
        <w:t>and</w:t>
      </w:r>
      <w:r>
        <w:rPr>
          <w:rFonts w:hint="eastAsia" w:ascii="Times New Roman" w:hAnsi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宋体" w:cs="Times New Roman"/>
          <w:b/>
          <w:bCs/>
          <w:color w:val="000000"/>
          <w:sz w:val="24"/>
        </w:rPr>
        <w:t>(B)</w:t>
      </w:r>
      <w:r>
        <w:rPr>
          <w:rFonts w:hint="eastAsia" w:ascii="Times New Roman" w:hAnsi="Times New Roman" w:cs="Times New Roman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</w:rPr>
        <w:t>progression</w:t>
      </w:r>
      <w:r>
        <w:rPr>
          <w:rFonts w:ascii="Times New Roman" w:hAnsi="Times New Roman" w:eastAsia="宋体" w:cs="Times New Roman"/>
          <w:color w:val="000000"/>
          <w:sz w:val="24"/>
        </w:rPr>
        <w:t>-free survival</w:t>
      </w:r>
      <w:r>
        <w:rPr>
          <w:rFonts w:hint="eastAsia" w:ascii="Times New Roman" w:hAnsi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宋体" w:cs="Times New Roman"/>
          <w:color w:val="000000"/>
          <w:sz w:val="24"/>
        </w:rPr>
        <w:t>in the subset of patients who achieved clinical complete response</w:t>
      </w:r>
      <w:r>
        <w:rPr>
          <w:rFonts w:hint="eastAsia" w:ascii="Times New Roman" w:hAnsi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宋体" w:cs="Times New Roman"/>
          <w:color w:val="000000"/>
          <w:sz w:val="24"/>
        </w:rPr>
        <w:t>to</w:t>
      </w:r>
      <w:r>
        <w:rPr>
          <w:rFonts w:hint="eastAsia" w:ascii="Times New Roman" w:hAnsi="Times New Roman" w:cs="Times New Roman"/>
          <w:color w:val="000000"/>
          <w:sz w:val="24"/>
        </w:rPr>
        <w:t xml:space="preserve"> </w:t>
      </w:r>
      <w:r>
        <w:rPr>
          <w:rFonts w:hint="eastAsia" w:ascii="Times New Roman" w:hAnsi="Times New Roman"/>
          <w:sz w:val="24"/>
        </w:rPr>
        <w:t>PD-1 inhibitor-based combination therapy</w:t>
      </w:r>
      <w:r>
        <w:rPr>
          <w:rFonts w:ascii="Times New Roman" w:hAnsi="Times New Roman" w:eastAsia="宋体" w:cs="Times New Roman"/>
          <w:color w:val="000000"/>
          <w:sz w:val="24"/>
        </w:rPr>
        <w:t>. Patients were stratified by whether clinical complete response</w:t>
      </w:r>
      <w:r>
        <w:rPr>
          <w:rFonts w:hint="eastAsia" w:ascii="Times New Roman" w:hAnsi="Times New Roman" w:eastAsia="宋体" w:cs="Times New Roman"/>
          <w:color w:val="000000"/>
          <w:sz w:val="24"/>
        </w:rPr>
        <w:t xml:space="preserve"> (cCR) </w:t>
      </w:r>
      <w:r>
        <w:rPr>
          <w:rFonts w:ascii="Times New Roman" w:hAnsi="Times New Roman" w:eastAsia="宋体" w:cs="Times New Roman"/>
          <w:color w:val="000000"/>
          <w:sz w:val="24"/>
        </w:rPr>
        <w:t>persisted for shorter or longer than</w:t>
      </w:r>
      <w:r>
        <w:rPr>
          <w:rFonts w:hint="eastAsia" w:ascii="Times New Roman" w:hAnsi="Times New Roman" w:eastAsia="宋体" w:cs="Times New Roman"/>
          <w:color w:val="000000"/>
          <w:sz w:val="24"/>
        </w:rPr>
        <w:t xml:space="preserve"> 6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</w:rPr>
        <w:t>month</w:t>
      </w:r>
      <w:r>
        <w:rPr>
          <w:rFonts w:ascii="Times New Roman" w:hAnsi="Times New Roman" w:eastAsia="宋体" w:cs="Times New Roman"/>
          <w:color w:val="000000"/>
          <w:sz w:val="24"/>
        </w:rPr>
        <w:t>s.</w:t>
      </w:r>
      <w:r>
        <w:rPr>
          <w:rFonts w:hint="eastAsia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ascii="Times New Roman" w:hAnsi="Times New Roman" w:eastAsia="宋体" w:cs="Times New Roman"/>
          <w:sz w:val="24"/>
          <w:szCs w:val="24"/>
        </w:rPr>
        <w:t xml:space="preserve">Restricted cubic splines were utilized to evaluate the hypothesis of potential nonlinear relationships between </w:t>
      </w:r>
      <w:r>
        <w:rPr>
          <w:rFonts w:ascii="Times New Roman" w:hAnsi="Times New Roman"/>
          <w:sz w:val="24"/>
          <w:szCs w:val="24"/>
        </w:rPr>
        <w:t xml:space="preserve">duration of </w:t>
      </w:r>
      <w:r>
        <w:rPr>
          <w:rFonts w:ascii="Times New Roman" w:hAnsi="Times New Roman"/>
          <w:color w:val="000000"/>
          <w:sz w:val="24"/>
          <w:szCs w:val="24"/>
        </w:rPr>
        <w:t>cCR</w:t>
      </w:r>
      <w:r>
        <w:rPr>
          <w:rFonts w:ascii="Times New Roman" w:hAnsi="Times New Roman" w:eastAsia="宋体" w:cs="Times New Roman"/>
          <w:sz w:val="24"/>
          <w:szCs w:val="24"/>
        </w:rPr>
        <w:t xml:space="preserve"> and risk of </w:t>
      </w:r>
      <w:r>
        <w:rPr>
          <w:rFonts w:ascii="Times New Roman" w:hAnsi="Times New Roman" w:eastAsia="宋体" w:cs="Times New Roman"/>
          <w:color w:val="000000"/>
          <w:sz w:val="24"/>
        </w:rPr>
        <w:t>overall survival</w:t>
      </w:r>
      <w:r>
        <w:rPr>
          <w:rFonts w:ascii="Times New Roman" w:hAnsi="Times New Roman" w:eastAsia="宋体" w:cs="Times New Roman"/>
          <w:sz w:val="24"/>
        </w:rPr>
        <w:t xml:space="preserve"> (</w:t>
      </w:r>
      <w:r>
        <w:rPr>
          <w:rFonts w:hint="eastAsia" w:ascii="Times New Roman" w:hAnsi="Times New Roman" w:eastAsia="宋体" w:cs="Times New Roman"/>
          <w:sz w:val="24"/>
        </w:rPr>
        <w:t>C</w:t>
      </w:r>
      <w:r>
        <w:rPr>
          <w:rFonts w:ascii="Times New Roman" w:hAnsi="Times New Roman" w:eastAsia="宋体" w:cs="Times New Roman"/>
          <w:sz w:val="24"/>
        </w:rPr>
        <w:t>)</w:t>
      </w:r>
      <w:r>
        <w:rPr>
          <w:rFonts w:hint="eastAsia" w:ascii="Times New Roman" w:hAnsi="Times New Roman" w:eastAsia="宋体" w:cs="Times New Roman"/>
          <w:color w:val="000000"/>
          <w:sz w:val="24"/>
        </w:rPr>
        <w:t xml:space="preserve"> and progression</w:t>
      </w:r>
      <w:r>
        <w:rPr>
          <w:rFonts w:ascii="Times New Roman" w:hAnsi="Times New Roman" w:eastAsia="宋体" w:cs="Times New Roman"/>
          <w:color w:val="000000"/>
          <w:sz w:val="24"/>
        </w:rPr>
        <w:t>-free survival</w:t>
      </w:r>
      <w:r>
        <w:rPr>
          <w:rFonts w:hint="eastAsia" w:ascii="Times New Roman" w:hAnsi="Times New Roman" w:eastAsia="宋体" w:cs="Times New Roman"/>
          <w:sz w:val="24"/>
        </w:rPr>
        <w:t xml:space="preserve"> </w:t>
      </w:r>
      <w:r>
        <w:rPr>
          <w:rFonts w:ascii="Times New Roman" w:hAnsi="Times New Roman" w:eastAsia="宋体" w:cs="Times New Roman"/>
          <w:sz w:val="24"/>
        </w:rPr>
        <w:t>(</w:t>
      </w:r>
      <w:r>
        <w:rPr>
          <w:rFonts w:hint="eastAsia" w:ascii="Times New Roman" w:hAnsi="Times New Roman" w:eastAsia="宋体" w:cs="Times New Roman"/>
          <w:sz w:val="24"/>
        </w:rPr>
        <w:t>D</w:t>
      </w:r>
      <w:r>
        <w:rPr>
          <w:rFonts w:ascii="Times New Roman" w:hAnsi="Times New Roman" w:eastAsia="宋体" w:cs="Times New Roman"/>
          <w:sz w:val="24"/>
        </w:rPr>
        <w:t>)</w:t>
      </w:r>
      <w:r>
        <w:rPr>
          <w:rFonts w:ascii="Times New Roman" w:hAnsi="Times New Roman" w:eastAsia="宋体" w:cs="Times New Roman"/>
          <w:sz w:val="24"/>
          <w:szCs w:val="24"/>
        </w:rPr>
        <w:t>.</w:t>
      </w:r>
      <w:r>
        <w:rPr>
          <w:rFonts w:hint="eastAsia" w:ascii="Times New Roman" w:hAnsi="Times New Roman" w:eastAsia="宋体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 Cox proportional hazards model was used to fit the data, with solid lines representing the estimated values and shaded areas representing the corresponding 95% CIs.</w:t>
      </w:r>
      <w:r>
        <w:rPr>
          <w:rFonts w:hint="eastAsia"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 red dashed line represents the location of the inflection point in the curve.</w:t>
      </w:r>
      <w:r>
        <w:rPr>
          <w:rFonts w:hint="eastAsia" w:ascii="Times New Roman" w:hAnsi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CI, confidence interval; HR, </w:t>
      </w:r>
      <w:r>
        <w:rPr>
          <w:rFonts w:hint="eastAsia" w:ascii="Times New Roman" w:hAnsi="Times New Roman"/>
          <w:color w:val="000000"/>
          <w:sz w:val="24"/>
        </w:rPr>
        <w:t>h</w:t>
      </w:r>
      <w:r>
        <w:rPr>
          <w:rFonts w:ascii="Times New Roman" w:hAnsi="Times New Roman"/>
          <w:color w:val="000000"/>
          <w:sz w:val="24"/>
        </w:rPr>
        <w:t>azard ratio.</w:t>
      </w:r>
    </w:p>
    <w:p w14:paraId="2210987F">
      <w:pPr>
        <w:spacing w:line="360" w:lineRule="auto"/>
        <w:jc w:val="left"/>
        <w:rPr>
          <w:rFonts w:ascii="Times New Roman" w:hAnsi="Times New Roman"/>
          <w:color w:val="000000"/>
          <w:sz w:val="24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 w:ascii="Times New Roman" w:hAnsi="Times New Roman"/>
          <w:color w:val="000000"/>
          <w:sz w:val="24"/>
        </w:rPr>
        <w:drawing>
          <wp:inline distT="0" distB="0" distL="114300" distR="114300">
            <wp:extent cx="5269865" cy="4211320"/>
            <wp:effectExtent l="0" t="0" r="6985" b="8255"/>
            <wp:docPr id="16" name="图片 16" descr="Supplementary fig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Supplementary fig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21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70A50">
      <w:pPr>
        <w:spacing w:line="48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Arial-BoldMT" w:cs="Times New Roman"/>
          <w:b/>
          <w:bCs/>
          <w:kern w:val="0"/>
          <w:sz w:val="24"/>
          <w:lang w:bidi="ar"/>
        </w:rPr>
        <w:t>Supplementary references</w:t>
      </w:r>
    </w:p>
    <w:p w14:paraId="16139886">
      <w:pPr>
        <w:pStyle w:val="22"/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color w:val="000000"/>
          <w:sz w:val="24"/>
        </w:rPr>
        <w:fldChar w:fldCharType="begin"/>
      </w:r>
      <w:r>
        <w:rPr>
          <w:rFonts w:ascii="Times New Roman" w:hAnsi="Times New Roman" w:cs="Times New Roman"/>
          <w:color w:val="000000"/>
          <w:sz w:val="24"/>
        </w:rPr>
        <w:instrText xml:space="preserve"> ADDIN EN.REFLIST </w:instrText>
      </w:r>
      <w:r>
        <w:rPr>
          <w:rFonts w:ascii="Times New Roman" w:hAnsi="Times New Roman" w:cs="Times New Roman"/>
          <w:color w:val="000000"/>
          <w:sz w:val="24"/>
        </w:rPr>
        <w:fldChar w:fldCharType="separate"/>
      </w:r>
      <w:r>
        <w:rPr>
          <w:rFonts w:ascii="Times New Roman" w:hAnsi="Times New Roman" w:cs="Times New Roman"/>
          <w:sz w:val="24"/>
        </w:rPr>
        <w:t>1.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Akahoshi K, Shindoh J, Tanabe M, et al. Oncological Resectability Criteria for Hepatocellular Carcinoma in the Era of Novel Systemic Therapies: The Japan Liver Cancer Association and Japanese Society of Hepato-Biliary-Pancreatic Surgery Expert Consensus Statement 2023. </w:t>
      </w:r>
      <w:r>
        <w:rPr>
          <w:rFonts w:ascii="Times New Roman" w:hAnsi="Times New Roman" w:cs="Times New Roman"/>
          <w:i/>
          <w:sz w:val="24"/>
        </w:rPr>
        <w:t>Liver Cancer</w:t>
      </w:r>
      <w:r>
        <w:rPr>
          <w:rFonts w:ascii="Times New Roman" w:hAnsi="Times New Roman" w:cs="Times New Roman"/>
          <w:sz w:val="24"/>
        </w:rPr>
        <w:t xml:space="preserve">. Dec 2024;13(6):0–10. </w:t>
      </w:r>
    </w:p>
    <w:p w14:paraId="08CF1118">
      <w:pPr>
        <w:pStyle w:val="22"/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2.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Zhou J, Sun H, Wang Z, et al. Guidelines for the Diagnosis and Treatment of Hepatocellular Carcinoma (2019 Edition). </w:t>
      </w:r>
      <w:r>
        <w:rPr>
          <w:rFonts w:ascii="Times New Roman" w:hAnsi="Times New Roman" w:cs="Times New Roman"/>
          <w:i/>
          <w:sz w:val="24"/>
        </w:rPr>
        <w:t>Liver Cancer</w:t>
      </w:r>
      <w:r>
        <w:rPr>
          <w:rFonts w:ascii="Times New Roman" w:hAnsi="Times New Roman" w:cs="Times New Roman"/>
          <w:sz w:val="24"/>
        </w:rPr>
        <w:t xml:space="preserve">. Dec 2020;9(6):682–720. </w:t>
      </w:r>
    </w:p>
    <w:p w14:paraId="0ACF72FB">
      <w:pPr>
        <w:pStyle w:val="22"/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3.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Ichida A, Arita J, Hatano E, et al. A Multicenter Phase 2 Trial Evaluating the Efficacy and Safety of Preoperative Lenvatinib Therapy for Patients with Advanced Hepatocellular Carcinoma (LENS-HCC Trial). </w:t>
      </w:r>
      <w:r>
        <w:rPr>
          <w:rFonts w:ascii="Times New Roman" w:hAnsi="Times New Roman" w:cs="Times New Roman"/>
          <w:i/>
          <w:sz w:val="24"/>
        </w:rPr>
        <w:t>Liver Cancer</w:t>
      </w:r>
      <w:r>
        <w:rPr>
          <w:rFonts w:ascii="Times New Roman" w:hAnsi="Times New Roman" w:cs="Times New Roman"/>
          <w:sz w:val="24"/>
        </w:rPr>
        <w:t xml:space="preserve">. Jun 2024;13(3):322–334. </w:t>
      </w:r>
    </w:p>
    <w:p w14:paraId="537AAF92">
      <w:pPr>
        <w:pStyle w:val="22"/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4.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Scheiner B, Kang B, Balcar L, et al. Outcome and management of patients with hepatocellular carcinoma who achieved a complete response to immunotherapy-based systemic therapy. Hepatology. 2025 Jun 1;81(6):1714-1727. </w:t>
      </w:r>
    </w:p>
    <w:p w14:paraId="24AE4A35">
      <w:pPr>
        <w:spacing w:line="480" w:lineRule="auto"/>
        <w:rPr>
          <w:rFonts w:ascii="Times New Roman" w:hAnsi="Times New Roman" w:cs="Times New Roman"/>
          <w:color w:val="000000"/>
          <w:sz w:val="24"/>
        </w:rPr>
      </w:pPr>
      <w:r>
        <w:rPr>
          <w:rFonts w:ascii="Times New Roman" w:hAnsi="Times New Roman" w:cs="Times New Roman"/>
          <w:color w:val="000000"/>
          <w:sz w:val="24"/>
        </w:rPr>
        <w:fldChar w:fldCharType="end"/>
      </w:r>
    </w:p>
    <w:p w14:paraId="4D61A8BF">
      <w:pPr>
        <w:spacing w:line="480" w:lineRule="auto"/>
        <w:rPr>
          <w:rFonts w:ascii="Times New Roman" w:hAnsi="Times New Roman" w:cs="Times New Roman"/>
          <w:color w:val="000000"/>
          <w:sz w:val="24"/>
        </w:rPr>
      </w:pPr>
    </w:p>
    <w:p w14:paraId="496EC07E">
      <w:pPr>
        <w:spacing w:line="480" w:lineRule="auto"/>
        <w:rPr>
          <w:ins w:id="0" w:author="Curapica．A [2]" w:date="2025-10-14T00:41:26Z"/>
          <w:rFonts w:ascii="Times New Roman" w:hAnsi="Times New Roman" w:cs="Times New Roman"/>
          <w:color w:val="000000"/>
          <w:sz w:val="24"/>
        </w:rPr>
      </w:pPr>
    </w:p>
    <w:p w14:paraId="558C7755">
      <w:pPr>
        <w:spacing w:line="480" w:lineRule="auto"/>
        <w:rPr>
          <w:rFonts w:ascii="Times New Roman" w:hAnsi="Times New Roman" w:cs="Times New Roman"/>
          <w:color w:val="000000"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OTNEJMScalaSansL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dvOT1ab0d708 . B">
    <w:altName w:val="Segoe Print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Arial-BoldMT">
    <w:altName w:val="Segoe Print"/>
    <w:panose1 w:val="00000000000000000000"/>
    <w:charset w:val="00"/>
    <w:family w:val="auto"/>
    <w:pitch w:val="default"/>
    <w:sig w:usb0="00000000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6FBBB1">
    <w:pPr>
      <w:pStyle w:val="4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9" name="文本框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6A6A89AF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JVhaKTICAABl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A6A89AF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Curapica．A [2]">
    <w15:presenceInfo w15:providerId="WPS Office" w15:userId="54205855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trackRevisions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JAMA Copy去doi格式&lt;/Style&gt;&lt;LeftDelim&gt;{&lt;/LeftDelim&gt;&lt;RightDelim&gt;}&lt;/RightDelim&gt;&lt;FontName&gt;Calibri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wswt9ae5ip9tsbepzwdxeazozw5tpr02rf0a&quot;&gt;转化治疗计划书的 EndNote 库&lt;record-ids&gt;&lt;item&gt;405&lt;/item&gt;&lt;item&gt;452&lt;/item&gt;&lt;/record-ids&gt;&lt;/item&gt;&lt;/Libraries&gt;"/>
  </w:docVars>
  <w:rsids>
    <w:rsidRoot w:val="0001798B"/>
    <w:rsid w:val="0001798B"/>
    <w:rsid w:val="00025B52"/>
    <w:rsid w:val="00041309"/>
    <w:rsid w:val="00045011"/>
    <w:rsid w:val="000514F4"/>
    <w:rsid w:val="000537AD"/>
    <w:rsid w:val="00066CEE"/>
    <w:rsid w:val="000B5D96"/>
    <w:rsid w:val="000F25A0"/>
    <w:rsid w:val="000F66B7"/>
    <w:rsid w:val="001024BF"/>
    <w:rsid w:val="00126F68"/>
    <w:rsid w:val="001535EE"/>
    <w:rsid w:val="00195481"/>
    <w:rsid w:val="001C6904"/>
    <w:rsid w:val="001D0D79"/>
    <w:rsid w:val="00234CA5"/>
    <w:rsid w:val="00244DA0"/>
    <w:rsid w:val="002A2BD5"/>
    <w:rsid w:val="002A3997"/>
    <w:rsid w:val="002B36A2"/>
    <w:rsid w:val="002C0D64"/>
    <w:rsid w:val="002D608C"/>
    <w:rsid w:val="0030333D"/>
    <w:rsid w:val="00310595"/>
    <w:rsid w:val="00316A6F"/>
    <w:rsid w:val="0032117C"/>
    <w:rsid w:val="00322830"/>
    <w:rsid w:val="00333D01"/>
    <w:rsid w:val="003431BC"/>
    <w:rsid w:val="00356B3A"/>
    <w:rsid w:val="003648B8"/>
    <w:rsid w:val="003978E8"/>
    <w:rsid w:val="003C1BF8"/>
    <w:rsid w:val="003C7635"/>
    <w:rsid w:val="004131A9"/>
    <w:rsid w:val="0042200F"/>
    <w:rsid w:val="00431970"/>
    <w:rsid w:val="00431BEC"/>
    <w:rsid w:val="00441A6F"/>
    <w:rsid w:val="0047050C"/>
    <w:rsid w:val="0048099B"/>
    <w:rsid w:val="00486096"/>
    <w:rsid w:val="004A3156"/>
    <w:rsid w:val="004A6FD5"/>
    <w:rsid w:val="004C7C01"/>
    <w:rsid w:val="0050422D"/>
    <w:rsid w:val="00523E14"/>
    <w:rsid w:val="00526623"/>
    <w:rsid w:val="00526762"/>
    <w:rsid w:val="0053516D"/>
    <w:rsid w:val="0055706C"/>
    <w:rsid w:val="00590F7F"/>
    <w:rsid w:val="0059193C"/>
    <w:rsid w:val="005B2107"/>
    <w:rsid w:val="005B2BB2"/>
    <w:rsid w:val="005B6D6D"/>
    <w:rsid w:val="005C54B1"/>
    <w:rsid w:val="005D71C6"/>
    <w:rsid w:val="005F12B2"/>
    <w:rsid w:val="006200B4"/>
    <w:rsid w:val="00625144"/>
    <w:rsid w:val="0065564D"/>
    <w:rsid w:val="00681437"/>
    <w:rsid w:val="006A5131"/>
    <w:rsid w:val="006B1992"/>
    <w:rsid w:val="006B5BE0"/>
    <w:rsid w:val="006C5246"/>
    <w:rsid w:val="006D0A60"/>
    <w:rsid w:val="006F18FF"/>
    <w:rsid w:val="0072570D"/>
    <w:rsid w:val="00737C63"/>
    <w:rsid w:val="00755CFB"/>
    <w:rsid w:val="00762D9C"/>
    <w:rsid w:val="007875D8"/>
    <w:rsid w:val="007C66B7"/>
    <w:rsid w:val="007D7B64"/>
    <w:rsid w:val="00823AD8"/>
    <w:rsid w:val="00852A6B"/>
    <w:rsid w:val="00887E11"/>
    <w:rsid w:val="008C219B"/>
    <w:rsid w:val="008C7A49"/>
    <w:rsid w:val="008F4BCA"/>
    <w:rsid w:val="00926E43"/>
    <w:rsid w:val="00967172"/>
    <w:rsid w:val="0098068C"/>
    <w:rsid w:val="009B18F8"/>
    <w:rsid w:val="009F5A0B"/>
    <w:rsid w:val="00A20117"/>
    <w:rsid w:val="00A2071D"/>
    <w:rsid w:val="00A231EC"/>
    <w:rsid w:val="00A62243"/>
    <w:rsid w:val="00A72B94"/>
    <w:rsid w:val="00A76074"/>
    <w:rsid w:val="00AA4714"/>
    <w:rsid w:val="00AB311F"/>
    <w:rsid w:val="00AE6DB5"/>
    <w:rsid w:val="00B1053C"/>
    <w:rsid w:val="00B17F5B"/>
    <w:rsid w:val="00B773E8"/>
    <w:rsid w:val="00BA4262"/>
    <w:rsid w:val="00BB35F8"/>
    <w:rsid w:val="00BC2CA9"/>
    <w:rsid w:val="00BC60AB"/>
    <w:rsid w:val="00C558C1"/>
    <w:rsid w:val="00C5792A"/>
    <w:rsid w:val="00CD4704"/>
    <w:rsid w:val="00CE1229"/>
    <w:rsid w:val="00D309AC"/>
    <w:rsid w:val="00D4303D"/>
    <w:rsid w:val="00D663A5"/>
    <w:rsid w:val="00D72C0F"/>
    <w:rsid w:val="00DA6DCB"/>
    <w:rsid w:val="00DC2FBE"/>
    <w:rsid w:val="00E03B7E"/>
    <w:rsid w:val="00E0780C"/>
    <w:rsid w:val="00E13E56"/>
    <w:rsid w:val="00E34BA0"/>
    <w:rsid w:val="00E378DC"/>
    <w:rsid w:val="00E96BFA"/>
    <w:rsid w:val="00EB52E5"/>
    <w:rsid w:val="00EC5509"/>
    <w:rsid w:val="00ED6D62"/>
    <w:rsid w:val="00EE6D20"/>
    <w:rsid w:val="00EF0828"/>
    <w:rsid w:val="00F617D1"/>
    <w:rsid w:val="00F6554B"/>
    <w:rsid w:val="00F90284"/>
    <w:rsid w:val="00FA6FDB"/>
    <w:rsid w:val="00FE104F"/>
    <w:rsid w:val="07AB4302"/>
    <w:rsid w:val="07E51473"/>
    <w:rsid w:val="08C72F61"/>
    <w:rsid w:val="090C7D15"/>
    <w:rsid w:val="0BB33FF8"/>
    <w:rsid w:val="0BEE4C7F"/>
    <w:rsid w:val="0CAA08FD"/>
    <w:rsid w:val="0F537EDB"/>
    <w:rsid w:val="10C24340"/>
    <w:rsid w:val="11BA3663"/>
    <w:rsid w:val="1A6440C7"/>
    <w:rsid w:val="1AC55805"/>
    <w:rsid w:val="1B9E5908"/>
    <w:rsid w:val="1E6C0104"/>
    <w:rsid w:val="20517AB6"/>
    <w:rsid w:val="208357CA"/>
    <w:rsid w:val="20B61DE1"/>
    <w:rsid w:val="23991B1A"/>
    <w:rsid w:val="263B4F11"/>
    <w:rsid w:val="27076EF2"/>
    <w:rsid w:val="297659E4"/>
    <w:rsid w:val="2A5C29D2"/>
    <w:rsid w:val="2B145E17"/>
    <w:rsid w:val="2C2F6CA9"/>
    <w:rsid w:val="2E17416D"/>
    <w:rsid w:val="2F651E24"/>
    <w:rsid w:val="309F1F4A"/>
    <w:rsid w:val="3154209C"/>
    <w:rsid w:val="31EC063F"/>
    <w:rsid w:val="34834815"/>
    <w:rsid w:val="34BA6118"/>
    <w:rsid w:val="365E1088"/>
    <w:rsid w:val="38F249A3"/>
    <w:rsid w:val="38F3024C"/>
    <w:rsid w:val="39DF2561"/>
    <w:rsid w:val="3A3B4566"/>
    <w:rsid w:val="3A7804CD"/>
    <w:rsid w:val="3BFA6BCE"/>
    <w:rsid w:val="3FAE5FCB"/>
    <w:rsid w:val="3FFB20DA"/>
    <w:rsid w:val="40B734A8"/>
    <w:rsid w:val="41A27781"/>
    <w:rsid w:val="45FB77D9"/>
    <w:rsid w:val="4871646A"/>
    <w:rsid w:val="48B21C4A"/>
    <w:rsid w:val="4BA21C67"/>
    <w:rsid w:val="4BB67ABE"/>
    <w:rsid w:val="4C361BCD"/>
    <w:rsid w:val="4CB66BBE"/>
    <w:rsid w:val="4E6254C5"/>
    <w:rsid w:val="51CC2F04"/>
    <w:rsid w:val="51D04201"/>
    <w:rsid w:val="52C5590E"/>
    <w:rsid w:val="5BC528FD"/>
    <w:rsid w:val="5EFF22DD"/>
    <w:rsid w:val="5F580CB3"/>
    <w:rsid w:val="600D50E1"/>
    <w:rsid w:val="66DB4FEB"/>
    <w:rsid w:val="671604B0"/>
    <w:rsid w:val="68AA672D"/>
    <w:rsid w:val="68D57C80"/>
    <w:rsid w:val="692B70BA"/>
    <w:rsid w:val="6B7B4D86"/>
    <w:rsid w:val="71CA7D43"/>
    <w:rsid w:val="777A4144"/>
    <w:rsid w:val="77C97B12"/>
    <w:rsid w:val="7B5B428C"/>
    <w:rsid w:val="7C882FB2"/>
    <w:rsid w:val="7E087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8"/>
    <w:qFormat/>
    <w:uiPriority w:val="0"/>
    <w:pPr>
      <w:jc w:val="left"/>
    </w:pPr>
  </w:style>
  <w:style w:type="paragraph" w:styleId="3">
    <w:name w:val="Balloon Text"/>
    <w:basedOn w:val="1"/>
    <w:link w:val="25"/>
    <w:qFormat/>
    <w:uiPriority w:val="0"/>
    <w:rPr>
      <w:sz w:val="18"/>
      <w:szCs w:val="18"/>
    </w:rPr>
  </w:style>
  <w:style w:type="paragraph" w:styleId="4">
    <w:name w:val="footer"/>
    <w:basedOn w:val="1"/>
    <w:link w:val="1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6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9"/>
    <w:qFormat/>
    <w:uiPriority w:val="0"/>
    <w:rPr>
      <w:b/>
      <w:bCs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Emphasis"/>
    <w:basedOn w:val="9"/>
    <w:qFormat/>
    <w:uiPriority w:val="0"/>
    <w:rPr>
      <w:i/>
    </w:rPr>
  </w:style>
  <w:style w:type="character" w:styleId="12">
    <w:name w:val="Hyperlink"/>
    <w:basedOn w:val="9"/>
    <w:qFormat/>
    <w:uiPriority w:val="0"/>
    <w:rPr>
      <w:color w:val="0000FF"/>
      <w:u w:val="single"/>
    </w:rPr>
  </w:style>
  <w:style w:type="character" w:styleId="13">
    <w:name w:val="annotation reference"/>
    <w:qFormat/>
    <w:uiPriority w:val="0"/>
    <w:rPr>
      <w:sz w:val="21"/>
      <w:szCs w:val="21"/>
    </w:rPr>
  </w:style>
  <w:style w:type="paragraph" w:customStyle="1" w:styleId="14">
    <w:name w:val="表格"/>
    <w:basedOn w:val="1"/>
    <w:qFormat/>
    <w:uiPriority w:val="0"/>
    <w:pPr>
      <w:jc w:val="center"/>
    </w:pPr>
    <w:rPr>
      <w:rFonts w:cs="Times New Roman"/>
    </w:rPr>
  </w:style>
  <w:style w:type="paragraph" w:customStyle="1" w:styleId="15">
    <w:name w:val="修订1"/>
    <w:hidden/>
    <w:unhideWhenUsed/>
    <w:qFormat/>
    <w:uiPriority w:val="99"/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customStyle="1" w:styleId="16">
    <w:name w:val="页眉 字符"/>
    <w:basedOn w:val="9"/>
    <w:link w:val="5"/>
    <w:qFormat/>
    <w:uiPriority w:val="0"/>
    <w:rPr>
      <w:kern w:val="2"/>
      <w:sz w:val="18"/>
      <w:szCs w:val="18"/>
    </w:rPr>
  </w:style>
  <w:style w:type="character" w:customStyle="1" w:styleId="17">
    <w:name w:val="页脚 字符"/>
    <w:basedOn w:val="9"/>
    <w:link w:val="4"/>
    <w:qFormat/>
    <w:uiPriority w:val="0"/>
    <w:rPr>
      <w:kern w:val="2"/>
      <w:sz w:val="18"/>
      <w:szCs w:val="18"/>
    </w:rPr>
  </w:style>
  <w:style w:type="character" w:customStyle="1" w:styleId="18">
    <w:name w:val="批注文字 字符"/>
    <w:basedOn w:val="9"/>
    <w:link w:val="2"/>
    <w:qFormat/>
    <w:uiPriority w:val="0"/>
    <w:rPr>
      <w:kern w:val="2"/>
      <w:sz w:val="21"/>
      <w:szCs w:val="24"/>
    </w:rPr>
  </w:style>
  <w:style w:type="character" w:customStyle="1" w:styleId="19">
    <w:name w:val="批注主题 字符"/>
    <w:basedOn w:val="18"/>
    <w:link w:val="6"/>
    <w:qFormat/>
    <w:uiPriority w:val="0"/>
    <w:rPr>
      <w:b/>
      <w:bCs/>
      <w:kern w:val="2"/>
      <w:sz w:val="21"/>
      <w:szCs w:val="24"/>
    </w:rPr>
  </w:style>
  <w:style w:type="paragraph" w:customStyle="1" w:styleId="20">
    <w:name w:val="修订2"/>
    <w:hidden/>
    <w:unhideWhenUsed/>
    <w:qFormat/>
    <w:uiPriority w:val="99"/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customStyle="1" w:styleId="21">
    <w:name w:val="EndNote Bibliography Title"/>
    <w:qFormat/>
    <w:uiPriority w:val="0"/>
    <w:pPr>
      <w:jc w:val="center"/>
    </w:pPr>
    <w:rPr>
      <w:rFonts w:ascii="Calibri" w:hAnsi="Calibri" w:cs="Calibri" w:eastAsiaTheme="minorEastAsia"/>
      <w:kern w:val="2"/>
      <w:szCs w:val="24"/>
      <w:lang w:val="en-US" w:eastAsia="zh-CN" w:bidi="ar-SA"/>
    </w:rPr>
  </w:style>
  <w:style w:type="paragraph" w:customStyle="1" w:styleId="22">
    <w:name w:val="EndNote Bibliography"/>
    <w:qFormat/>
    <w:uiPriority w:val="0"/>
    <w:pPr>
      <w:jc w:val="both"/>
    </w:pPr>
    <w:rPr>
      <w:rFonts w:ascii="Calibri" w:hAnsi="Calibri" w:cs="Calibri" w:eastAsiaTheme="minorEastAsia"/>
      <w:kern w:val="2"/>
      <w:szCs w:val="24"/>
      <w:lang w:val="en-US" w:eastAsia="zh-CN" w:bidi="ar-SA"/>
    </w:rPr>
  </w:style>
  <w:style w:type="paragraph" w:customStyle="1" w:styleId="23">
    <w:name w:val="Revision1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customStyle="1" w:styleId="24">
    <w:name w:val="修订3"/>
    <w:hidden/>
    <w:unhideWhenUsed/>
    <w:qFormat/>
    <w:uiPriority w:val="99"/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customStyle="1" w:styleId="25">
    <w:name w:val="批注框文本 字符"/>
    <w:basedOn w:val="9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  <w:lang w:val="en-US"/>
    </w:rPr>
  </w:style>
  <w:style w:type="table" w:customStyle="1" w:styleId="26">
    <w:name w:val="TableGrid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Revision"/>
    <w:hidden/>
    <w:unhideWhenUsed/>
    <w:qFormat/>
    <w:uiPriority w:val="99"/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tiff"/><Relationship Id="rId8" Type="http://schemas.openxmlformats.org/officeDocument/2006/relationships/image" Target="media/image4.jpeg"/><Relationship Id="rId7" Type="http://schemas.openxmlformats.org/officeDocument/2006/relationships/image" Target="media/image3.jpeg"/><Relationship Id="rId6" Type="http://schemas.openxmlformats.org/officeDocument/2006/relationships/image" Target="media/image2.tiff"/><Relationship Id="rId5" Type="http://schemas.openxmlformats.org/officeDocument/2006/relationships/image" Target="media/image1.tiff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3" Type="http://schemas.microsoft.com/office/2011/relationships/people" Target="people.xml"/><Relationship Id="rId22" Type="http://schemas.openxmlformats.org/officeDocument/2006/relationships/fontTable" Target="fontTable.xml"/><Relationship Id="rId21" Type="http://schemas.openxmlformats.org/officeDocument/2006/relationships/customXml" Target="../customXml/item1.xml"/><Relationship Id="rId20" Type="http://schemas.openxmlformats.org/officeDocument/2006/relationships/image" Target="media/image16.tiff"/><Relationship Id="rId2" Type="http://schemas.openxmlformats.org/officeDocument/2006/relationships/settings" Target="settings.xml"/><Relationship Id="rId19" Type="http://schemas.openxmlformats.org/officeDocument/2006/relationships/image" Target="media/image15.jpeg"/><Relationship Id="rId18" Type="http://schemas.openxmlformats.org/officeDocument/2006/relationships/image" Target="media/image14.tiff"/><Relationship Id="rId17" Type="http://schemas.openxmlformats.org/officeDocument/2006/relationships/image" Target="media/image13.jpeg"/><Relationship Id="rId16" Type="http://schemas.openxmlformats.org/officeDocument/2006/relationships/image" Target="media/image12.jpeg"/><Relationship Id="rId15" Type="http://schemas.openxmlformats.org/officeDocument/2006/relationships/image" Target="media/image11.tiff"/><Relationship Id="rId14" Type="http://schemas.openxmlformats.org/officeDocument/2006/relationships/image" Target="media/image10.tiff"/><Relationship Id="rId13" Type="http://schemas.openxmlformats.org/officeDocument/2006/relationships/image" Target="media/image9.tiff"/><Relationship Id="rId12" Type="http://schemas.openxmlformats.org/officeDocument/2006/relationships/image" Target="media/image8.tiff"/><Relationship Id="rId11" Type="http://schemas.openxmlformats.org/officeDocument/2006/relationships/image" Target="media/image7.tiff"/><Relationship Id="rId10" Type="http://schemas.openxmlformats.org/officeDocument/2006/relationships/image" Target="media/image6.tif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29</Pages>
  <Words>573</Words>
  <Characters>3227</Characters>
  <Lines>1405</Lines>
  <Paragraphs>1052</Paragraphs>
  <TotalTime>63</TotalTime>
  <ScaleCrop>false</ScaleCrop>
  <LinksUpToDate>false</LinksUpToDate>
  <CharactersWithSpaces>3757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2025-07-18T04:54:00Z</dcterms:created>
  <dc:creator>yangd</dc:creator>
  <cp:lastModifiedBy>Curapica．A</cp:lastModifiedBy>
  <dcterms:modified xsi:type="dcterms:W3CDTF">2025-11-10T13:14:42Z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eyJoZGlkIjoiMzEwNTM5NzYwMDRjMzkwZTVkZjY2ODkwMGIxNGU0OTUiLCJ1c2VySWQiOiI0MDU5OTkxMzMifQ==</vt:lpwstr>
  </property>
  <property fmtid="{D5CDD505-2E9C-101B-9397-08002B2CF9AE}" pid="4" name="ICV">
    <vt:lpwstr>218903263D90447F9A7C0C9A92217366_12</vt:lpwstr>
  </property>
</Properties>
</file>